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E41A72"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Working title: Trophic phenological mismatch: Disconnects between underlying</w:t>
      </w:r>
      <w:r w:rsidR="00694F59" w:rsidRPr="00E41A72">
        <w:rPr>
          <w:rFonts w:ascii="Helvetica" w:hAnsi="Helvetica" w:cs="Helvetica"/>
          <w:sz w:val="22"/>
          <w:szCs w:val="22"/>
          <w:lang w:val="en-US"/>
        </w:rPr>
        <w:t xml:space="preserve"> ecological theory and climate change responses</w:t>
      </w:r>
    </w:p>
    <w:p w14:paraId="0F3ED910"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commentRangeStart w:id="0"/>
      <w:r w:rsidRPr="00E41A72">
        <w:rPr>
          <w:rFonts w:ascii="Helvetica" w:hAnsi="Helvetica" w:cs="Helvetica"/>
          <w:b/>
          <w:i/>
          <w:iCs/>
          <w:sz w:val="22"/>
          <w:szCs w:val="22"/>
          <w:lang w:val="en-US"/>
        </w:rPr>
        <w:t>I</w:t>
      </w:r>
      <w:commentRangeStart w:id="1"/>
      <w:r w:rsidRPr="00E41A72">
        <w:rPr>
          <w:rFonts w:ascii="Helvetica" w:hAnsi="Helvetica" w:cs="Helvetica"/>
          <w:b/>
          <w:i/>
          <w:iCs/>
          <w:sz w:val="22"/>
          <w:szCs w:val="22"/>
          <w:lang w:val="en-US"/>
        </w:rPr>
        <w:t>ntroductio</w:t>
      </w:r>
      <w:commentRangeEnd w:id="1"/>
      <w:r w:rsidR="000B0AB3" w:rsidRPr="00E41A72">
        <w:rPr>
          <w:rStyle w:val="CommentReference"/>
          <w:rFonts w:ascii="Helvetica" w:hAnsi="Helvetica"/>
          <w:sz w:val="22"/>
          <w:szCs w:val="22"/>
        </w:rPr>
        <w:commentReference w:id="1"/>
      </w:r>
      <w:r w:rsidRPr="00E41A72">
        <w:rPr>
          <w:rFonts w:ascii="Helvetica" w:hAnsi="Helvetica" w:cs="Helvetica"/>
          <w:b/>
          <w:i/>
          <w:iCs/>
          <w:sz w:val="22"/>
          <w:szCs w:val="22"/>
          <w:lang w:val="en-US"/>
        </w:rPr>
        <w:t>n</w:t>
      </w:r>
      <w:commentRangeEnd w:id="0"/>
      <w:r w:rsidR="00E65712">
        <w:rPr>
          <w:rStyle w:val="CommentReference"/>
        </w:rPr>
        <w:commentReference w:id="0"/>
      </w:r>
    </w:p>
    <w:p w14:paraId="750AC534" w14:textId="5D4B577B"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0000" w:themeColor="text1"/>
          <w:sz w:val="22"/>
          <w:szCs w:val="22"/>
          <w:lang w:val="en-US"/>
        </w:rPr>
        <w:tab/>
      </w:r>
      <w:r w:rsidR="00694F59" w:rsidRPr="00E41A72">
        <w:rPr>
          <w:rFonts w:ascii="Helvetica" w:hAnsi="Helvetica" w:cs="Helvetica"/>
          <w:color w:val="000000" w:themeColor="text1"/>
          <w:sz w:val="22"/>
          <w:szCs w:val="22"/>
          <w:lang w:val="en-US"/>
        </w:rPr>
        <w:t xml:space="preserve">Climate change is causing phenological </w:t>
      </w:r>
      <w:commentRangeStart w:id="2"/>
      <w:r w:rsidR="00694F59" w:rsidRPr="00E41A72">
        <w:rPr>
          <w:rFonts w:ascii="Helvetica" w:hAnsi="Helvetica" w:cs="Helvetica"/>
          <w:color w:val="000000" w:themeColor="text1"/>
          <w:sz w:val="22"/>
          <w:szCs w:val="22"/>
          <w:lang w:val="en-US"/>
        </w:rPr>
        <w:t xml:space="preserve">shifts </w:t>
      </w:r>
      <w:commentRangeEnd w:id="2"/>
      <w:r w:rsidR="00EC73C0">
        <w:rPr>
          <w:rStyle w:val="CommentReference"/>
        </w:rPr>
        <w:commentReference w:id="2"/>
      </w:r>
      <w:r w:rsidR="00694F59" w:rsidRPr="00E41A72">
        <w:rPr>
          <w:rFonts w:ascii="Helvetica" w:hAnsi="Helvetica" w:cs="Helvetica"/>
          <w:color w:val="000000" w:themeColor="text1"/>
          <w:sz w:val="22"/>
          <w:szCs w:val="22"/>
          <w:lang w:val="en-US"/>
        </w:rPr>
        <w:t xml:space="preserve">(i.e. timing of life history events) </w:t>
      </w:r>
      <w:del w:id="3" w:author="Elizabeth Wolkovich" w:date="2018-10-28T21:56:00Z">
        <w:r w:rsidR="00694F59" w:rsidRPr="00E41A72" w:rsidDel="00EC73C0">
          <w:rPr>
            <w:rFonts w:ascii="Helvetica" w:hAnsi="Helvetica" w:cs="Helvetica"/>
            <w:color w:val="000000" w:themeColor="text1"/>
            <w:sz w:val="22"/>
            <w:szCs w:val="22"/>
            <w:lang w:val="en-US"/>
          </w:rPr>
          <w:delText>at highly variable rates</w:delText>
        </w:r>
      </w:del>
      <w:ins w:id="4" w:author="Elizabeth Wolkovich" w:date="2018-10-28T21:56:00Z">
        <w:r w:rsidR="00EC73C0">
          <w:rPr>
            <w:rFonts w:ascii="Helvetica" w:hAnsi="Helvetica" w:cs="Helvetica"/>
            <w:color w:val="000000" w:themeColor="text1"/>
            <w:sz w:val="22"/>
            <w:szCs w:val="22"/>
            <w:lang w:val="en-US"/>
          </w:rPr>
          <w:t>that vary</w:t>
        </w:r>
      </w:ins>
      <w:r w:rsidR="00694F59" w:rsidRPr="00E41A72">
        <w:rPr>
          <w:rFonts w:ascii="Helvetica" w:hAnsi="Helvetica" w:cs="Helvetica"/>
          <w:color w:val="000000" w:themeColor="text1"/>
          <w:sz w:val="22"/>
          <w:szCs w:val="22"/>
          <w:lang w:val="en-US"/>
        </w:rPr>
        <w:t xml:space="preserve"> across species in different functional groups and trophic levels. Such species-specific variation </w:t>
      </w:r>
      <w:commentRangeStart w:id="5"/>
      <w:r w:rsidR="00694F59" w:rsidRPr="00E41A72">
        <w:rPr>
          <w:rFonts w:ascii="Helvetica" w:hAnsi="Helvetica" w:cs="Helvetica"/>
          <w:color w:val="000000" w:themeColor="text1"/>
          <w:sz w:val="22"/>
          <w:szCs w:val="22"/>
          <w:lang w:val="en-US"/>
        </w:rPr>
        <w:t>in response to climate change</w:t>
      </w:r>
      <w:del w:id="6" w:author="Elizabeth Wolkovich" w:date="2018-10-28T21:57:00Z">
        <w:r w:rsidR="00694F59" w:rsidRPr="00E41A72" w:rsidDel="004F0611">
          <w:rPr>
            <w:rFonts w:ascii="Helvetica" w:hAnsi="Helvetica" w:cs="Helvetica"/>
            <w:color w:val="000000" w:themeColor="text1"/>
            <w:sz w:val="22"/>
            <w:szCs w:val="22"/>
            <w:lang w:val="en-US"/>
          </w:rPr>
          <w:delText xml:space="preserve"> is</w:delText>
        </w:r>
      </w:del>
      <w:r w:rsidR="00694F59" w:rsidRPr="00E41A72">
        <w:rPr>
          <w:rFonts w:ascii="Helvetica" w:hAnsi="Helvetica" w:cs="Helvetica"/>
          <w:color w:val="000000" w:themeColor="text1"/>
          <w:sz w:val="22"/>
          <w:szCs w:val="22"/>
          <w:lang w:val="en-US"/>
        </w:rPr>
        <w:t xml:space="preserve"> lead</w:t>
      </w:r>
      <w:ins w:id="7" w:author="Elizabeth Wolkovich" w:date="2018-10-28T21:57:00Z">
        <w:r w:rsidR="004F0611">
          <w:rPr>
            <w:rFonts w:ascii="Helvetica" w:hAnsi="Helvetica" w:cs="Helvetica"/>
            <w:color w:val="000000" w:themeColor="text1"/>
            <w:sz w:val="22"/>
            <w:szCs w:val="22"/>
            <w:lang w:val="en-US"/>
          </w:rPr>
          <w:t>s</w:t>
        </w:r>
      </w:ins>
      <w:del w:id="8" w:author="Elizabeth Wolkovich" w:date="2018-10-28T21:57:00Z">
        <w:r w:rsidR="00694F59" w:rsidRPr="00E41A72" w:rsidDel="004F0611">
          <w:rPr>
            <w:rFonts w:ascii="Helvetica" w:hAnsi="Helvetica" w:cs="Helvetica"/>
            <w:color w:val="000000" w:themeColor="text1"/>
            <w:sz w:val="22"/>
            <w:szCs w:val="22"/>
            <w:lang w:val="en-US"/>
          </w:rPr>
          <w:delText>ing</w:delText>
        </w:r>
      </w:del>
      <w:r w:rsidR="00694F59" w:rsidRPr="00E41A72">
        <w:rPr>
          <w:rFonts w:ascii="Helvetica" w:hAnsi="Helvetica" w:cs="Helvetica"/>
          <w:color w:val="000000" w:themeColor="text1"/>
          <w:sz w:val="22"/>
          <w:szCs w:val="22"/>
          <w:lang w:val="en-US"/>
        </w:rPr>
        <w:t xml:space="preserve"> to changes in the relative timing of key activities (phenological synchrony) among interacting species (REF; Kharouba et al.). These changes in synchrony have led to fitness consequences for the consumer and have influenced ecosystem-level properties in some contexts (REF) but not others (REFS). </w:t>
      </w:r>
      <w:commentRangeEnd w:id="5"/>
      <w:r w:rsidR="004F0611">
        <w:rPr>
          <w:rStyle w:val="CommentReference"/>
        </w:rPr>
        <w:commentReference w:id="5"/>
      </w:r>
      <w:r w:rsidR="00281FE9" w:rsidRPr="00E41A72">
        <w:rPr>
          <w:rFonts w:ascii="Helvetica" w:hAnsi="Helvetica" w:cs="Helvetica"/>
          <w:color w:val="000000" w:themeColor="text1"/>
          <w:sz w:val="22"/>
          <w:szCs w:val="22"/>
          <w:lang w:val="en-US"/>
        </w:rPr>
        <w:t>While there</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 xml:space="preserve">have been theoretical and empirical studies </w:t>
      </w:r>
      <w:r w:rsidR="00541DF8" w:rsidRPr="00E41A72">
        <w:rPr>
          <w:rFonts w:ascii="Helvetica" w:hAnsi="Helvetica" w:cs="Helvetica"/>
          <w:color w:val="000000" w:themeColor="text1"/>
          <w:sz w:val="22"/>
          <w:szCs w:val="22"/>
          <w:lang w:val="en-US"/>
        </w:rPr>
        <w:t>based</w:t>
      </w:r>
      <w:r w:rsidR="00281FE9" w:rsidRPr="00E41A72">
        <w:rPr>
          <w:rFonts w:ascii="Helvetica" w:hAnsi="Helvetica" w:cs="Helvetica"/>
          <w:color w:val="000000" w:themeColor="text1"/>
          <w:sz w:val="22"/>
          <w:szCs w:val="22"/>
          <w:lang w:val="en-US"/>
        </w:rPr>
        <w:t xml:space="preserve"> in single</w:t>
      </w:r>
      <w:r w:rsidR="00694F59" w:rsidRPr="00E41A72">
        <w:rPr>
          <w:rFonts w:ascii="Helvetica" w:hAnsi="Helvetica" w:cs="Helvetica"/>
          <w:color w:val="000000" w:themeColor="text1"/>
          <w:sz w:val="22"/>
          <w:szCs w:val="22"/>
          <w:lang w:val="en-US"/>
        </w:rPr>
        <w:t xml:space="preserve"> systems</w:t>
      </w:r>
      <w:r w:rsidR="00281FE9" w:rsidRPr="00E41A72">
        <w:rPr>
          <w:rFonts w:ascii="Helvetica" w:hAnsi="Helvetica" w:cs="Helvetica"/>
          <w:color w:val="000000" w:themeColor="text1"/>
          <w:sz w:val="22"/>
          <w:szCs w:val="22"/>
          <w:lang w:val="en-US"/>
        </w:rPr>
        <w:t>, we still have no ability to predict</w:t>
      </w:r>
      <w:r w:rsidR="00694F59" w:rsidRPr="00E41A72">
        <w:rPr>
          <w:rFonts w:ascii="Helvetica" w:hAnsi="Helvetica" w:cs="Helvetica"/>
          <w:color w:val="000000" w:themeColor="text1"/>
          <w:sz w:val="22"/>
          <w:szCs w:val="22"/>
          <w:lang w:val="en-US"/>
        </w:rPr>
        <w:t xml:space="preserve"> </w:t>
      </w:r>
      <w:r w:rsidR="00281FE9" w:rsidRPr="00E41A72">
        <w:rPr>
          <w:rFonts w:ascii="Helvetica" w:hAnsi="Helvetica" w:cs="Helvetica"/>
          <w:color w:val="000000" w:themeColor="text1"/>
          <w:sz w:val="22"/>
          <w:szCs w:val="22"/>
          <w:lang w:val="en-US"/>
        </w:rPr>
        <w:t xml:space="preserve">the </w:t>
      </w:r>
      <w:commentRangeStart w:id="9"/>
      <w:r w:rsidR="00281FE9" w:rsidRPr="00E41A72">
        <w:rPr>
          <w:rFonts w:ascii="Helvetica" w:hAnsi="Helvetica" w:cs="Helvetica"/>
          <w:color w:val="000000" w:themeColor="text1"/>
          <w:sz w:val="22"/>
          <w:szCs w:val="22"/>
          <w:lang w:val="en-US"/>
        </w:rPr>
        <w:t xml:space="preserve">outcomes and the consequences </w:t>
      </w:r>
      <w:commentRangeEnd w:id="9"/>
      <w:r w:rsidR="003B244D">
        <w:rPr>
          <w:rStyle w:val="CommentReference"/>
        </w:rPr>
        <w:commentReference w:id="9"/>
      </w:r>
      <w:r w:rsidR="00281FE9" w:rsidRPr="00E41A72">
        <w:rPr>
          <w:rFonts w:ascii="Helvetica" w:hAnsi="Helvetica" w:cs="Helvetica"/>
          <w:color w:val="000000" w:themeColor="text1"/>
          <w:sz w:val="22"/>
          <w:szCs w:val="22"/>
          <w:lang w:val="en-US"/>
        </w:rPr>
        <w:t>of shifts in synchrony</w:t>
      </w:r>
      <w:r w:rsidR="00151563" w:rsidRPr="00E41A72">
        <w:rPr>
          <w:rFonts w:ascii="Helvetica" w:hAnsi="Helvetica" w:cs="Helvetica"/>
          <w:color w:val="000000" w:themeColor="text1"/>
          <w:sz w:val="22"/>
          <w:szCs w:val="22"/>
          <w:lang w:val="en-US"/>
        </w:rPr>
        <w:t xml:space="preserve"> due to climate change</w:t>
      </w:r>
      <w:r w:rsidR="00694F59" w:rsidRPr="00E41A72">
        <w:rPr>
          <w:rFonts w:ascii="Helvetica" w:hAnsi="Helvetica" w:cs="Helvetica"/>
          <w:color w:val="000000" w:themeColor="text1"/>
          <w:sz w:val="22"/>
          <w:szCs w:val="22"/>
          <w:lang w:val="en-US"/>
        </w:rPr>
        <w:t>.</w:t>
      </w:r>
      <w:r w:rsidR="006E21FF" w:rsidRPr="00E41A72">
        <w:rPr>
          <w:rFonts w:ascii="Helvetica" w:hAnsi="Helvetica" w:cs="Helvetica"/>
          <w:color w:val="000000" w:themeColor="text1"/>
          <w:sz w:val="22"/>
          <w:szCs w:val="22"/>
          <w:lang w:val="en-US"/>
        </w:rPr>
        <w:t xml:space="preserve"> </w:t>
      </w:r>
    </w:p>
    <w:p w14:paraId="393C59B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46EEDC32" w:rsidR="00694F59" w:rsidRPr="00E41A72"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9E2ACD" w:rsidRPr="00E41A72">
        <w:rPr>
          <w:rFonts w:ascii="Helvetica" w:hAnsi="Helvetica" w:cs="Helvetica"/>
          <w:sz w:val="22"/>
          <w:szCs w:val="22"/>
          <w:lang w:val="en-US"/>
        </w:rPr>
        <w:t>Here, w</w:t>
      </w:r>
      <w:r w:rsidR="00694F59" w:rsidRPr="00E41A72">
        <w:rPr>
          <w:rFonts w:ascii="Helvetica" w:hAnsi="Helvetica" w:cs="Helvetica"/>
          <w:sz w:val="22"/>
          <w:szCs w:val="22"/>
          <w:lang w:val="en-US"/>
        </w:rPr>
        <w:t xml:space="preserve">e argue that part of the difficulty in predicting the consequences of climate change-driven shifts in synchrony </w:t>
      </w:r>
      <w:del w:id="10" w:author="Elizabeth Wolkovich" w:date="2018-10-28T21:52:00Z">
        <w:r w:rsidR="00694F59" w:rsidRPr="00E41A72" w:rsidDel="007C43E5">
          <w:rPr>
            <w:rFonts w:ascii="Helvetica" w:hAnsi="Helvetica" w:cs="Helvetica"/>
            <w:sz w:val="22"/>
            <w:szCs w:val="22"/>
            <w:lang w:val="en-US"/>
          </w:rPr>
          <w:delText xml:space="preserve">is that there </w:delText>
        </w:r>
      </w:del>
      <w:r w:rsidR="00694F59" w:rsidRPr="00E41A72">
        <w:rPr>
          <w:rFonts w:ascii="Helvetica" w:hAnsi="Helvetica" w:cs="Helvetica"/>
          <w:sz w:val="22"/>
          <w:szCs w:val="22"/>
          <w:lang w:val="en-US"/>
        </w:rPr>
        <w:t xml:space="preserve">is a disconnect between ecological theory and </w:t>
      </w:r>
      <w:del w:id="11" w:author="Elizabeth Wolkovich" w:date="2018-10-28T21:52:00Z">
        <w:r w:rsidR="00694F59" w:rsidRPr="00E41A72" w:rsidDel="007C43E5">
          <w:rPr>
            <w:rFonts w:ascii="Helvetica" w:hAnsi="Helvetica" w:cs="Helvetica"/>
            <w:sz w:val="22"/>
            <w:szCs w:val="22"/>
            <w:lang w:val="en-US"/>
          </w:rPr>
          <w:delText xml:space="preserve">the </w:delText>
        </w:r>
      </w:del>
      <w:r w:rsidR="00694F59" w:rsidRPr="00E41A72">
        <w:rPr>
          <w:rFonts w:ascii="Helvetica" w:hAnsi="Helvetica" w:cs="Helvetica"/>
          <w:sz w:val="22"/>
          <w:szCs w:val="22"/>
          <w:lang w:val="en-US"/>
        </w:rPr>
        <w:t>current approach</w:t>
      </w:r>
      <w:ins w:id="12" w:author="Elizabeth Wolkovich" w:date="2018-10-28T21:52:00Z">
        <w:r w:rsidR="007C43E5">
          <w:rPr>
            <w:rFonts w:ascii="Helvetica" w:hAnsi="Helvetica" w:cs="Helvetica"/>
            <w:sz w:val="22"/>
            <w:szCs w:val="22"/>
            <w:lang w:val="en-US"/>
          </w:rPr>
          <w:t>es</w:t>
        </w:r>
      </w:ins>
      <w:r w:rsidR="00694F59" w:rsidRPr="00E41A72">
        <w:rPr>
          <w:rFonts w:ascii="Helvetica" w:hAnsi="Helvetica" w:cs="Helvetica"/>
          <w:sz w:val="22"/>
          <w:szCs w:val="22"/>
          <w:lang w:val="en-US"/>
        </w:rPr>
        <w:t xml:space="preserve"> in the trophic synchrony literature. </w:t>
      </w:r>
      <w:commentRangeStart w:id="13"/>
      <w:r w:rsidR="00694F59" w:rsidRPr="00E41A72">
        <w:rPr>
          <w:rFonts w:ascii="Helvetica" w:hAnsi="Helvetica" w:cs="Helvetica"/>
          <w:sz w:val="22"/>
          <w:szCs w:val="22"/>
          <w:lang w:val="en-US"/>
        </w:rPr>
        <w:t>We focus on the widely-cited Cushing match-mismatch</w:t>
      </w:r>
      <w:r w:rsidR="002B15F7" w:rsidRPr="00E41A72">
        <w:rPr>
          <w:rFonts w:ascii="Helvetica" w:hAnsi="Helvetica" w:cs="Helvetica"/>
          <w:sz w:val="22"/>
          <w:szCs w:val="22"/>
          <w:lang w:val="en-US"/>
        </w:rPr>
        <w:t xml:space="preserve"> or trophic mismatch</w:t>
      </w:r>
      <w:r w:rsidR="00694F59" w:rsidRPr="00E41A72">
        <w:rPr>
          <w:rFonts w:ascii="Helvetica" w:hAnsi="Helvetica" w:cs="Helvetica"/>
          <w:sz w:val="22"/>
          <w:szCs w:val="22"/>
          <w:lang w:val="en-US"/>
        </w:rPr>
        <w:t xml:space="preserve"> hypothesis (</w:t>
      </w:r>
      <w:commentRangeStart w:id="14"/>
      <w:r w:rsidR="00694F59" w:rsidRPr="00E41A72">
        <w:rPr>
          <w:rFonts w:ascii="Helvetica" w:hAnsi="Helvetica" w:cs="Helvetica"/>
          <w:sz w:val="22"/>
          <w:szCs w:val="22"/>
          <w:lang w:val="en-US"/>
        </w:rPr>
        <w:t>1974</w:t>
      </w:r>
      <w:commentRangeEnd w:id="14"/>
      <w:r w:rsidR="00541DF8" w:rsidRPr="00E41A72">
        <w:rPr>
          <w:rStyle w:val="CommentReference"/>
          <w:rFonts w:ascii="Helvetica" w:hAnsi="Helvetica"/>
          <w:sz w:val="22"/>
          <w:szCs w:val="22"/>
        </w:rPr>
        <w:commentReference w:id="14"/>
      </w:r>
      <w:r w:rsidR="00694F59" w:rsidRPr="00E41A72">
        <w:rPr>
          <w:rFonts w:ascii="Helvetica" w:hAnsi="Helvetica" w:cs="Helvetica"/>
          <w:sz w:val="22"/>
          <w:szCs w:val="22"/>
          <w:lang w:val="en-US"/>
        </w:rPr>
        <w:t>)</w:t>
      </w:r>
      <w:r w:rsidR="00281FE9" w:rsidRPr="00E41A72">
        <w:rPr>
          <w:rFonts w:ascii="Helvetica" w:hAnsi="Helvetica" w:cs="Helvetica"/>
          <w:sz w:val="22"/>
          <w:szCs w:val="22"/>
          <w:lang w:val="en-US"/>
        </w:rPr>
        <w:t>, the most commonly applied hypothesis to consumer-resource interactions in this literature</w:t>
      </w:r>
      <w:r w:rsidR="00694F59" w:rsidRPr="00E41A72">
        <w:rPr>
          <w:rFonts w:ascii="Helvetica" w:hAnsi="Helvetica" w:cs="Helvetica"/>
          <w:sz w:val="22"/>
          <w:szCs w:val="22"/>
          <w:lang w:val="en-US"/>
        </w:rPr>
        <w:t>.</w:t>
      </w:r>
      <w:r w:rsidR="00032030" w:rsidRPr="00E41A72">
        <w:rPr>
          <w:rFonts w:ascii="Helvetica" w:hAnsi="Helvetica" w:cs="Helvetica"/>
          <w:sz w:val="22"/>
          <w:szCs w:val="22"/>
          <w:lang w:val="en-US"/>
        </w:rPr>
        <w:t xml:space="preserve"> </w:t>
      </w:r>
      <w:commentRangeEnd w:id="13"/>
      <w:r w:rsidR="005E2006">
        <w:rPr>
          <w:rStyle w:val="CommentReference"/>
        </w:rPr>
        <w:commentReference w:id="13"/>
      </w:r>
      <w:r w:rsidR="00032030" w:rsidRPr="00E41A72">
        <w:rPr>
          <w:rFonts w:ascii="Helvetica" w:hAnsi="Helvetica" w:cs="Helvetica"/>
          <w:sz w:val="22"/>
          <w:szCs w:val="22"/>
          <w:lang w:val="en-US"/>
        </w:rPr>
        <w:t xml:space="preserve">We argue that there are methodological </w:t>
      </w:r>
      <w:r w:rsidR="00936209" w:rsidRPr="00E41A72">
        <w:rPr>
          <w:rFonts w:ascii="Helvetica" w:hAnsi="Helvetica" w:cs="Helvetica"/>
          <w:sz w:val="22"/>
          <w:szCs w:val="22"/>
          <w:lang w:val="en-US"/>
        </w:rPr>
        <w:t xml:space="preserve">inconsistencies across studies </w:t>
      </w:r>
      <w:r w:rsidR="00032030" w:rsidRPr="00E41A72">
        <w:rPr>
          <w:rFonts w:ascii="Helvetica" w:hAnsi="Helvetica" w:cs="Helvetica"/>
          <w:sz w:val="22"/>
          <w:szCs w:val="22"/>
          <w:lang w:val="en-US"/>
        </w:rPr>
        <w:t xml:space="preserve">and conceptual reasons </w:t>
      </w:r>
      <w:r w:rsidR="00936209" w:rsidRPr="00E41A72">
        <w:rPr>
          <w:rFonts w:ascii="Helvetica" w:hAnsi="Helvetica" w:cs="Helvetica"/>
          <w:sz w:val="22"/>
          <w:szCs w:val="22"/>
          <w:lang w:val="en-US"/>
        </w:rPr>
        <w:t>t</w:t>
      </w:r>
      <w:r w:rsidR="00032030" w:rsidRPr="00E41A72">
        <w:rPr>
          <w:rFonts w:ascii="Helvetica" w:hAnsi="Helvetica" w:cs="Helvetica"/>
          <w:sz w:val="22"/>
          <w:szCs w:val="22"/>
          <w:lang w:val="en-US"/>
        </w:rPr>
        <w:t xml:space="preserve">hat </w:t>
      </w:r>
      <w:r w:rsidR="00936209" w:rsidRPr="00E41A72">
        <w:rPr>
          <w:rFonts w:ascii="Helvetica" w:hAnsi="Helvetica" w:cs="Helvetica"/>
          <w:sz w:val="22"/>
          <w:szCs w:val="22"/>
          <w:lang w:val="en-US"/>
        </w:rPr>
        <w:t xml:space="preserve">have made it difficult to test </w:t>
      </w:r>
      <w:ins w:id="15" w:author="Elizabeth Wolkovich" w:date="2018-10-28T21:59:00Z">
        <w:r w:rsidR="003651B0">
          <w:rPr>
            <w:rFonts w:ascii="Helvetica" w:hAnsi="Helvetica" w:cs="Helvetica"/>
            <w:sz w:val="22"/>
            <w:szCs w:val="22"/>
            <w:lang w:val="en-US"/>
          </w:rPr>
          <w:t xml:space="preserve">the relevant </w:t>
        </w:r>
      </w:ins>
      <w:del w:id="16" w:author="Elizabeth Wolkovich" w:date="2018-10-28T21:58:00Z">
        <w:r w:rsidR="00936209" w:rsidRPr="00E41A72" w:rsidDel="005E2006">
          <w:rPr>
            <w:rFonts w:ascii="Helvetica" w:hAnsi="Helvetica" w:cs="Helvetica"/>
            <w:sz w:val="22"/>
            <w:szCs w:val="22"/>
            <w:lang w:val="en-US"/>
          </w:rPr>
          <w:delText xml:space="preserve">this </w:delText>
        </w:r>
      </w:del>
      <w:ins w:id="17" w:author="Elizabeth Wolkovich" w:date="2018-10-28T21:58:00Z">
        <w:r w:rsidR="003651B0">
          <w:rPr>
            <w:rFonts w:ascii="Helvetica" w:hAnsi="Helvetica" w:cs="Helvetica"/>
            <w:sz w:val="22"/>
            <w:szCs w:val="22"/>
            <w:lang w:val="en-US"/>
          </w:rPr>
          <w:t xml:space="preserve">ecological </w:t>
        </w:r>
      </w:ins>
      <w:r w:rsidR="00936209" w:rsidRPr="00E41A72">
        <w:rPr>
          <w:rFonts w:ascii="Helvetica" w:hAnsi="Helvetica" w:cs="Helvetica"/>
          <w:sz w:val="22"/>
          <w:szCs w:val="22"/>
          <w:lang w:val="en-US"/>
        </w:rPr>
        <w:t>theory in the context of climate change.</w:t>
      </w:r>
      <w:commentRangeStart w:id="18"/>
      <w:r w:rsidR="00757FF2"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 xml:space="preserve">Previous </w:t>
      </w:r>
      <w:r w:rsidR="00757FF2" w:rsidRPr="00E41A72">
        <w:rPr>
          <w:rFonts w:ascii="Helvetica" w:hAnsi="Helvetica" w:cs="Helvetica"/>
          <w:sz w:val="22"/>
          <w:szCs w:val="22"/>
          <w:lang w:val="en-US"/>
        </w:rPr>
        <w:t xml:space="preserve">studies have </w:t>
      </w:r>
      <w:r w:rsidR="00694F59" w:rsidRPr="00E41A72">
        <w:rPr>
          <w:rFonts w:ascii="Helvetica" w:hAnsi="Helvetica" w:cs="Helvetica"/>
          <w:sz w:val="22"/>
          <w:szCs w:val="22"/>
          <w:lang w:val="en-US"/>
        </w:rPr>
        <w:t>expan</w:t>
      </w:r>
      <w:r w:rsidR="00757FF2" w:rsidRPr="00E41A72">
        <w:rPr>
          <w:rFonts w:ascii="Helvetica" w:hAnsi="Helvetica" w:cs="Helvetica"/>
          <w:sz w:val="22"/>
          <w:szCs w:val="22"/>
          <w:lang w:val="en-US"/>
        </w:rPr>
        <w:t>ded</w:t>
      </w:r>
      <w:r w:rsidR="00694F59" w:rsidRPr="00E41A72">
        <w:rPr>
          <w:rFonts w:ascii="Helvetica" w:hAnsi="Helvetica" w:cs="Helvetica"/>
          <w:sz w:val="22"/>
          <w:szCs w:val="22"/>
          <w:lang w:val="en-US"/>
        </w:rPr>
        <w:t xml:space="preserve"> </w:t>
      </w:r>
      <w:r w:rsidR="009C6A3A" w:rsidRPr="00E41A72">
        <w:rPr>
          <w:rFonts w:ascii="Helvetica" w:hAnsi="Helvetica" w:cs="Helvetica"/>
          <w:sz w:val="22"/>
          <w:szCs w:val="22"/>
          <w:lang w:val="en-US"/>
        </w:rPr>
        <w:t>the</w:t>
      </w:r>
      <w:r w:rsidR="00757FF2" w:rsidRPr="00E41A72">
        <w:rPr>
          <w:rFonts w:ascii="Helvetica" w:hAnsi="Helvetica" w:cs="Helvetica"/>
          <w:sz w:val="22"/>
          <w:szCs w:val="22"/>
          <w:lang w:val="en-US"/>
        </w:rPr>
        <w:t xml:space="preserve"> hypothesis to include</w:t>
      </w:r>
      <w:r w:rsidR="00694F59" w:rsidRPr="00E41A72">
        <w:rPr>
          <w:rFonts w:ascii="Helvetica" w:hAnsi="Helvetica" w:cs="Helvetica"/>
          <w:sz w:val="22"/>
          <w:szCs w:val="22"/>
          <w:lang w:val="en-US"/>
        </w:rPr>
        <w:t xml:space="preserve"> f</w:t>
      </w:r>
      <w:r w:rsidR="006A2DEE" w:rsidRPr="00E41A72">
        <w:rPr>
          <w:rFonts w:ascii="Helvetica" w:hAnsi="Helvetica" w:cs="Helvetica"/>
          <w:sz w:val="22"/>
          <w:szCs w:val="22"/>
          <w:lang w:val="en-US"/>
        </w:rPr>
        <w:t>ood abundance, spatial mismatch and</w:t>
      </w:r>
      <w:r w:rsidR="00694F59" w:rsidRPr="00E41A72">
        <w:rPr>
          <w:rFonts w:ascii="Helvetica" w:hAnsi="Helvetica" w:cs="Helvetica"/>
          <w:sz w:val="22"/>
          <w:szCs w:val="22"/>
          <w:lang w:val="en-US"/>
        </w:rPr>
        <w:t xml:space="preserve"> ecosystem level (</w:t>
      </w:r>
      <w:r w:rsidR="009C6A3A" w:rsidRPr="00E41A72">
        <w:rPr>
          <w:rFonts w:ascii="Helvetica" w:hAnsi="Helvetica" w:cs="Helvetica"/>
          <w:sz w:val="22"/>
          <w:szCs w:val="22"/>
          <w:lang w:val="en-US"/>
        </w:rPr>
        <w:t xml:space="preserve">e.g. </w:t>
      </w:r>
      <w:r w:rsidR="00694F59" w:rsidRPr="00E41A72">
        <w:rPr>
          <w:rFonts w:ascii="Helvetica" w:hAnsi="Helvetica" w:cs="Helvetica"/>
          <w:sz w:val="22"/>
          <w:szCs w:val="22"/>
          <w:lang w:val="en-US"/>
        </w:rPr>
        <w:t>Durant et al.</w:t>
      </w:r>
      <w:r w:rsidR="006A2DEE"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2007)</w:t>
      </w:r>
      <w:r w:rsidR="006A2DEE" w:rsidRPr="00E41A72">
        <w:rPr>
          <w:rFonts w:ascii="Helvetica" w:hAnsi="Helvetica" w:cs="Helvetica"/>
          <w:sz w:val="22"/>
          <w:szCs w:val="22"/>
          <w:lang w:val="en-US"/>
        </w:rPr>
        <w:t xml:space="preserve">. However, these expansions have not </w:t>
      </w:r>
      <w:r w:rsidR="002F4E5F" w:rsidRPr="00E41A72">
        <w:rPr>
          <w:rFonts w:ascii="Helvetica" w:hAnsi="Helvetica" w:cs="Helvetica"/>
          <w:sz w:val="22"/>
          <w:szCs w:val="22"/>
          <w:lang w:val="en-US"/>
        </w:rPr>
        <w:t xml:space="preserve">yet </w:t>
      </w:r>
      <w:r w:rsidR="006A2DEE" w:rsidRPr="00E41A72">
        <w:rPr>
          <w:rFonts w:ascii="Helvetica" w:hAnsi="Helvetica" w:cs="Helvetica"/>
          <w:sz w:val="22"/>
          <w:szCs w:val="22"/>
          <w:lang w:val="en-US"/>
        </w:rPr>
        <w:t>incorporated</w:t>
      </w:r>
      <w:r w:rsidR="00694F59" w:rsidRPr="00E41A72">
        <w:rPr>
          <w:rFonts w:ascii="Helvetica" w:hAnsi="Helvetica" w:cs="Helvetica"/>
          <w:sz w:val="22"/>
          <w:szCs w:val="22"/>
          <w:lang w:val="en-US"/>
        </w:rPr>
        <w:t xml:space="preserve"> </w:t>
      </w:r>
      <w:r w:rsidR="00757FF2" w:rsidRPr="00E41A72">
        <w:rPr>
          <w:rFonts w:ascii="Helvetica" w:hAnsi="Helvetica" w:cs="Helvetica"/>
          <w:sz w:val="22"/>
          <w:szCs w:val="22"/>
          <w:lang w:val="en-US"/>
        </w:rPr>
        <w:t>concepts of</w:t>
      </w:r>
      <w:r w:rsidR="00694F59" w:rsidRPr="00E41A72">
        <w:rPr>
          <w:rFonts w:ascii="Helvetica" w:hAnsi="Helvetica" w:cs="Helvetica"/>
          <w:sz w:val="22"/>
          <w:szCs w:val="22"/>
          <w:lang w:val="en-US"/>
        </w:rPr>
        <w:t xml:space="preserve"> </w:t>
      </w:r>
      <w:commentRangeStart w:id="19"/>
      <w:r w:rsidR="00694F59" w:rsidRPr="00E41A72">
        <w:rPr>
          <w:rFonts w:ascii="Helvetica" w:hAnsi="Helvetica" w:cs="Helvetica"/>
          <w:sz w:val="22"/>
          <w:szCs w:val="22"/>
          <w:lang w:val="en-US"/>
        </w:rPr>
        <w:t xml:space="preserve">baselines </w:t>
      </w:r>
      <w:r w:rsidR="006A2DEE" w:rsidRPr="00E41A72">
        <w:rPr>
          <w:rFonts w:ascii="Helvetica" w:hAnsi="Helvetica" w:cs="Helvetica"/>
          <w:sz w:val="22"/>
          <w:szCs w:val="22"/>
          <w:lang w:val="en-US"/>
        </w:rPr>
        <w:t>and stationarity</w:t>
      </w:r>
      <w:commentRangeEnd w:id="19"/>
      <w:r w:rsidR="004837B4" w:rsidRPr="00E41A72">
        <w:rPr>
          <w:rStyle w:val="CommentReference"/>
          <w:rFonts w:ascii="Helvetica" w:hAnsi="Helvetica"/>
          <w:sz w:val="22"/>
          <w:szCs w:val="22"/>
        </w:rPr>
        <w:commentReference w:id="19"/>
      </w:r>
      <w:r w:rsidR="002F4E5F" w:rsidRPr="00E41A72">
        <w:rPr>
          <w:rFonts w:ascii="Helvetica" w:hAnsi="Helvetica" w:cs="Helvetica"/>
          <w:sz w:val="22"/>
          <w:szCs w:val="22"/>
          <w:lang w:val="en-US"/>
        </w:rPr>
        <w:t>, which are key assumptions [?] in systems currently experiencing climate change</w:t>
      </w:r>
      <w:r w:rsidR="009C6A3A" w:rsidRPr="00E41A72">
        <w:rPr>
          <w:rFonts w:ascii="Helvetica" w:hAnsi="Helvetica" w:cs="Helvetica"/>
          <w:sz w:val="22"/>
          <w:szCs w:val="22"/>
          <w:lang w:val="en-US"/>
        </w:rPr>
        <w:t xml:space="preserve"> (Wolkovich et al. 2014</w:t>
      </w:r>
      <w:r w:rsidR="007D7F96" w:rsidRPr="00E41A72">
        <w:rPr>
          <w:rFonts w:ascii="Helvetica" w:hAnsi="Helvetica" w:cs="Helvetica"/>
          <w:sz w:val="22"/>
          <w:szCs w:val="22"/>
          <w:lang w:val="en-US"/>
        </w:rPr>
        <w:t xml:space="preserve">). </w:t>
      </w:r>
      <w:commentRangeEnd w:id="18"/>
      <w:r w:rsidR="00DE569D">
        <w:rPr>
          <w:rStyle w:val="CommentReference"/>
        </w:rPr>
        <w:commentReference w:id="18"/>
      </w:r>
      <w:commentRangeStart w:id="20"/>
      <w:r w:rsidR="00694F59" w:rsidRPr="00E41A72">
        <w:rPr>
          <w:rFonts w:ascii="Helvetica" w:hAnsi="Helvetica" w:cs="Helvetica"/>
          <w:sz w:val="22"/>
          <w:szCs w:val="22"/>
          <w:lang w:val="en-US"/>
        </w:rPr>
        <w:t xml:space="preserve">Our aim is </w:t>
      </w:r>
      <w:r w:rsidR="00757FF2" w:rsidRPr="00E41A72">
        <w:rPr>
          <w:rFonts w:ascii="Helvetica" w:hAnsi="Helvetica" w:cs="Helvetica"/>
          <w:sz w:val="22"/>
          <w:szCs w:val="22"/>
          <w:lang w:val="en-US"/>
        </w:rPr>
        <w:t>not</w:t>
      </w:r>
      <w:r w:rsidR="00694F59" w:rsidRPr="00E41A72">
        <w:rPr>
          <w:rFonts w:ascii="Helvetica" w:hAnsi="Helvetica" w:cs="Helvetica"/>
          <w:sz w:val="22"/>
          <w:szCs w:val="22"/>
          <w:lang w:val="en-US"/>
        </w:rPr>
        <w:t xml:space="preserve"> to put forward additional hypotheses about when and by what magnitude changes in the relative timing of an interaction ma</w:t>
      </w:r>
      <w:r w:rsidR="00DF5858" w:rsidRPr="00E41A72">
        <w:rPr>
          <w:rFonts w:ascii="Helvetica" w:hAnsi="Helvetica" w:cs="Helvetica"/>
          <w:sz w:val="22"/>
          <w:szCs w:val="22"/>
          <w:lang w:val="en-US"/>
        </w:rPr>
        <w:t>y lead to consequences</w:t>
      </w:r>
      <w:r w:rsidR="00891DE0" w:rsidRPr="00E41A72">
        <w:rPr>
          <w:rFonts w:ascii="Helvetica" w:hAnsi="Helvetica" w:cs="Helvetica"/>
          <w:sz w:val="22"/>
          <w:szCs w:val="22"/>
          <w:lang w:val="en-US"/>
        </w:rPr>
        <w:t xml:space="preserve"> for the consumer or resource</w:t>
      </w:r>
      <w:r w:rsidR="006D642A" w:rsidRPr="00E41A72">
        <w:rPr>
          <w:rFonts w:ascii="Helvetica" w:hAnsi="Helvetica" w:cs="Helvetica"/>
          <w:sz w:val="22"/>
          <w:szCs w:val="22"/>
          <w:lang w:val="en-US"/>
        </w:rPr>
        <w:t>, or what factors might contribute to change in the relative timing of an interaction</w:t>
      </w:r>
      <w:r w:rsidR="00022127">
        <w:rPr>
          <w:rFonts w:ascii="Helvetica" w:hAnsi="Helvetica" w:cs="Helvetica"/>
          <w:sz w:val="22"/>
          <w:szCs w:val="22"/>
          <w:lang w:val="en-US"/>
        </w:rPr>
        <w:t xml:space="preserve">, </w:t>
      </w:r>
      <w:commentRangeEnd w:id="20"/>
      <w:r w:rsidR="003651B0">
        <w:rPr>
          <w:rStyle w:val="CommentReference"/>
        </w:rPr>
        <w:commentReference w:id="20"/>
      </w:r>
      <w:r w:rsidR="00022127">
        <w:rPr>
          <w:rFonts w:ascii="Helvetica" w:hAnsi="Helvetica" w:cs="Helvetica"/>
          <w:sz w:val="22"/>
          <w:szCs w:val="22"/>
          <w:lang w:val="en-US"/>
        </w:rPr>
        <w:t xml:space="preserve">but rather </w:t>
      </w:r>
      <w:r w:rsidR="00582F87" w:rsidRPr="00E41A72">
        <w:rPr>
          <w:rFonts w:ascii="Helvetica" w:hAnsi="Helvetica" w:cs="Helvetica"/>
          <w:sz w:val="22"/>
          <w:szCs w:val="22"/>
          <w:lang w:val="en-US"/>
        </w:rPr>
        <w:t xml:space="preserve">to </w:t>
      </w:r>
      <w:r w:rsidR="007D7F96" w:rsidRPr="00E41A72">
        <w:rPr>
          <w:rFonts w:ascii="Helvetica" w:hAnsi="Helvetica" w:cs="Helvetica"/>
          <w:sz w:val="22"/>
          <w:szCs w:val="22"/>
          <w:lang w:val="en-US"/>
        </w:rPr>
        <w:t xml:space="preserve">help guide the study </w:t>
      </w:r>
      <w:r w:rsidR="00022127">
        <w:rPr>
          <w:rFonts w:ascii="Helvetica" w:hAnsi="Helvetica" w:cs="Helvetica"/>
          <w:sz w:val="22"/>
          <w:szCs w:val="22"/>
          <w:lang w:val="en-US"/>
        </w:rPr>
        <w:t xml:space="preserve">of </w:t>
      </w:r>
      <w:r w:rsidR="007D7F96" w:rsidRPr="00E41A72">
        <w:rPr>
          <w:rFonts w:ascii="Helvetica" w:hAnsi="Helvetica" w:cs="Helvetica"/>
          <w:sz w:val="22"/>
          <w:szCs w:val="22"/>
          <w:lang w:val="en-US"/>
        </w:rPr>
        <w:t xml:space="preserve">the consequences of phenological synchrony. </w:t>
      </w:r>
      <w:commentRangeStart w:id="21"/>
      <w:r w:rsidR="007D7F96" w:rsidRPr="00E41A72">
        <w:rPr>
          <w:rFonts w:ascii="Helvetica" w:hAnsi="Helvetica" w:cs="Helvetica"/>
          <w:sz w:val="22"/>
          <w:szCs w:val="22"/>
          <w:lang w:val="en-US"/>
        </w:rPr>
        <w:t>Empirical testing of appropriate theory is necessary to move beyond documenting impacts of climate change on species to predicting the consequences of those changes on communities.</w:t>
      </w:r>
      <w:commentRangeEnd w:id="21"/>
      <w:r w:rsidR="00E06452">
        <w:rPr>
          <w:rStyle w:val="CommentReference"/>
        </w:rPr>
        <w:commentReference w:id="21"/>
      </w:r>
    </w:p>
    <w:p w14:paraId="3E38C799" w14:textId="77777777" w:rsidR="00504763" w:rsidRPr="00E41A72"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04931820" w:rsidR="009E2ACD" w:rsidRPr="00E41A72"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sz w:val="22"/>
          <w:szCs w:val="22"/>
          <w:lang w:val="en-US"/>
        </w:rPr>
        <w:tab/>
      </w:r>
      <w:commentRangeStart w:id="22"/>
      <w:commentRangeStart w:id="23"/>
      <w:r w:rsidR="009E2ACD" w:rsidRPr="00E41A72">
        <w:rPr>
          <w:rFonts w:ascii="Helvetica" w:hAnsi="Helvetica" w:cs="Helvetica"/>
          <w:i/>
          <w:sz w:val="22"/>
          <w:szCs w:val="22"/>
          <w:lang w:val="en-US"/>
        </w:rPr>
        <w:t>In this review we review the current approach in th</w:t>
      </w:r>
      <w:r w:rsidR="00A76B43" w:rsidRPr="00E41A72">
        <w:rPr>
          <w:rFonts w:ascii="Helvetica" w:hAnsi="Helvetica" w:cs="Helvetica"/>
          <w:i/>
          <w:sz w:val="22"/>
          <w:szCs w:val="22"/>
          <w:lang w:val="en-US"/>
        </w:rPr>
        <w:t xml:space="preserve">e trophic </w:t>
      </w:r>
      <w:r w:rsidR="00FE123B" w:rsidRPr="00E41A72">
        <w:rPr>
          <w:rFonts w:ascii="Helvetica" w:hAnsi="Helvetica" w:cs="Helvetica"/>
          <w:i/>
          <w:sz w:val="22"/>
          <w:szCs w:val="22"/>
          <w:lang w:val="en-US"/>
        </w:rPr>
        <w:t xml:space="preserve">mismatch </w:t>
      </w:r>
      <w:r w:rsidR="00964572" w:rsidRPr="00E41A72">
        <w:rPr>
          <w:rFonts w:ascii="Helvetica" w:hAnsi="Helvetica" w:cs="Helvetica"/>
          <w:i/>
          <w:sz w:val="22"/>
          <w:szCs w:val="22"/>
          <w:lang w:val="en-US"/>
        </w:rPr>
        <w:t>literature,</w:t>
      </w:r>
      <w:r w:rsidR="00A76B43" w:rsidRPr="00E41A72">
        <w:rPr>
          <w:rFonts w:ascii="Helvetica" w:hAnsi="Helvetica" w:cs="Helvetica"/>
          <w:i/>
          <w:sz w:val="22"/>
          <w:szCs w:val="22"/>
          <w:lang w:val="en-US"/>
        </w:rPr>
        <w:t xml:space="preserve"> </w:t>
      </w:r>
      <w:r w:rsidR="009E2ACD" w:rsidRPr="00E41A72">
        <w:rPr>
          <w:rFonts w:ascii="Helvetica" w:hAnsi="Helvetica" w:cs="Helvetica"/>
          <w:i/>
          <w:sz w:val="22"/>
          <w:szCs w:val="22"/>
          <w:lang w:val="en-US"/>
        </w:rPr>
        <w:t xml:space="preserve">the </w:t>
      </w:r>
      <w:r w:rsidR="00A76B43" w:rsidRPr="00E41A72">
        <w:rPr>
          <w:rFonts w:ascii="Helvetica" w:hAnsi="Helvetica" w:cs="Helvetica"/>
          <w:i/>
          <w:sz w:val="22"/>
          <w:szCs w:val="22"/>
          <w:lang w:val="en-US"/>
        </w:rPr>
        <w:t>Cushing hypothesis, and then outline the disconnect between the hypothesis and empirical</w:t>
      </w:r>
      <w:r w:rsidR="001F3DE4" w:rsidRPr="00E41A72">
        <w:rPr>
          <w:rFonts w:ascii="Helvetica" w:hAnsi="Helvetica" w:cs="Helvetica"/>
          <w:i/>
          <w:sz w:val="22"/>
          <w:szCs w:val="22"/>
          <w:lang w:val="en-US"/>
        </w:rPr>
        <w:t xml:space="preserve"> studies. </w:t>
      </w:r>
      <w:r w:rsidR="00447910" w:rsidRPr="00E41A72">
        <w:rPr>
          <w:rFonts w:ascii="Helvetica" w:hAnsi="Helvetica" w:cs="Helvetica"/>
          <w:i/>
          <w:sz w:val="22"/>
          <w:szCs w:val="22"/>
          <w:lang w:val="en-US"/>
        </w:rPr>
        <w:t xml:space="preserve">Although the Cushing hypothesis has been applied to </w:t>
      </w:r>
      <w:r w:rsidR="00413579" w:rsidRPr="00E41A72">
        <w:rPr>
          <w:rFonts w:ascii="Helvetica" w:hAnsi="Helvetica" w:cs="Helvetica"/>
          <w:i/>
          <w:sz w:val="22"/>
          <w:szCs w:val="22"/>
          <w:lang w:val="en-US"/>
        </w:rPr>
        <w:t xml:space="preserve">other types of </w:t>
      </w:r>
      <w:r w:rsidR="00447910" w:rsidRPr="00E41A72">
        <w:rPr>
          <w:rFonts w:ascii="Helvetica" w:hAnsi="Helvetica" w:cs="Helvetica"/>
          <w:i/>
          <w:sz w:val="22"/>
          <w:szCs w:val="22"/>
          <w:lang w:val="en-US"/>
        </w:rPr>
        <w:t>interactions</w:t>
      </w:r>
      <w:r w:rsidR="00413579" w:rsidRPr="00E41A72">
        <w:rPr>
          <w:rFonts w:ascii="Helvetica" w:hAnsi="Helvetica" w:cs="Helvetica"/>
          <w:i/>
          <w:sz w:val="22"/>
          <w:szCs w:val="22"/>
          <w:lang w:val="en-US"/>
        </w:rPr>
        <w:t xml:space="preserve"> (e.g. mutualism)</w:t>
      </w:r>
      <w:r w:rsidR="00447910" w:rsidRPr="00E41A72">
        <w:rPr>
          <w:rFonts w:ascii="Helvetica" w:hAnsi="Helvetica" w:cs="Helvetica"/>
          <w:i/>
          <w:sz w:val="22"/>
          <w:szCs w:val="22"/>
          <w:lang w:val="en-US"/>
        </w:rPr>
        <w:t xml:space="preserve">, we limit our discussion to </w:t>
      </w:r>
      <w:r w:rsidR="00E676CE" w:rsidRPr="00E41A72">
        <w:rPr>
          <w:rFonts w:ascii="Helvetica" w:hAnsi="Helvetica" w:cs="Helvetica"/>
          <w:i/>
          <w:sz w:val="22"/>
          <w:szCs w:val="22"/>
          <w:lang w:val="en-US"/>
        </w:rPr>
        <w:t>consumer-resource (i.e. antagonistic)</w:t>
      </w:r>
      <w:r w:rsidR="00447910" w:rsidRPr="00E41A72">
        <w:rPr>
          <w:rFonts w:ascii="Helvetica" w:hAnsi="Helvetica" w:cs="Helvetica"/>
          <w:i/>
          <w:sz w:val="22"/>
          <w:szCs w:val="22"/>
          <w:lang w:val="en-US"/>
        </w:rPr>
        <w:t xml:space="preserve">. </w:t>
      </w:r>
      <w:commentRangeEnd w:id="22"/>
      <w:r w:rsidR="00964572" w:rsidRPr="00E41A72">
        <w:rPr>
          <w:rStyle w:val="CommentReference"/>
          <w:rFonts w:ascii="Helvetica" w:hAnsi="Helvetica"/>
          <w:sz w:val="22"/>
          <w:szCs w:val="22"/>
        </w:rPr>
        <w:commentReference w:id="22"/>
      </w:r>
      <w:commentRangeEnd w:id="23"/>
      <w:r w:rsidR="009F2DAC">
        <w:rPr>
          <w:rStyle w:val="CommentReference"/>
        </w:rPr>
        <w:commentReference w:id="23"/>
      </w:r>
    </w:p>
    <w:p w14:paraId="76C425B4" w14:textId="77777777" w:rsidR="00757FF2" w:rsidRPr="00E41A7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24"/>
      <w:r w:rsidRPr="00E41A72">
        <w:rPr>
          <w:rFonts w:ascii="Helvetica" w:hAnsi="Helvetica" w:cs="Helvetica"/>
          <w:b/>
          <w:i/>
          <w:iCs/>
          <w:sz w:val="22"/>
          <w:szCs w:val="22"/>
          <w:lang w:val="en-US"/>
        </w:rPr>
        <w:t>Current approach</w:t>
      </w:r>
    </w:p>
    <w:p w14:paraId="067FE2EA" w14:textId="3411B8F7" w:rsidR="00694F59" w:rsidRPr="00E41A72"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color w:val="0079A5"/>
          <w:sz w:val="22"/>
          <w:szCs w:val="22"/>
          <w:lang w:val="en-US"/>
        </w:rPr>
        <w:tab/>
      </w:r>
      <w:r w:rsidR="000D440D" w:rsidRPr="00E41A72">
        <w:rPr>
          <w:rFonts w:ascii="Helvetica" w:hAnsi="Helvetica" w:cs="Helvetica"/>
          <w:sz w:val="22"/>
          <w:szCs w:val="22"/>
          <w:lang w:val="en-US"/>
        </w:rPr>
        <w:t xml:space="preserve">To elucidate the mismatch between the underlying theory and our current understanding of trophic synchrony changes in response to climate change, we </w:t>
      </w:r>
      <w:r w:rsidR="005C16C3" w:rsidRPr="00E41A72">
        <w:rPr>
          <w:rFonts w:ascii="Helvetica" w:hAnsi="Helvetica" w:cs="Helvetica"/>
          <w:sz w:val="22"/>
          <w:szCs w:val="22"/>
          <w:lang w:val="en-US"/>
        </w:rPr>
        <w:t xml:space="preserve">examined </w:t>
      </w:r>
      <w:r w:rsidR="00B359E6" w:rsidRPr="00AE60B6">
        <w:rPr>
          <w:rFonts w:ascii="Helvetica" w:hAnsi="Helvetica" w:cs="Helvetica"/>
          <w:sz w:val="22"/>
          <w:szCs w:val="22"/>
          <w:highlight w:val="yellow"/>
          <w:lang w:val="en-US"/>
        </w:rPr>
        <w:t>45</w:t>
      </w:r>
      <w:r w:rsidR="00E25C30" w:rsidRPr="00E41A72">
        <w:rPr>
          <w:rFonts w:ascii="Helvetica" w:hAnsi="Helvetica" w:cs="Helvetica"/>
          <w:sz w:val="22"/>
          <w:szCs w:val="22"/>
          <w:lang w:val="en-US"/>
        </w:rPr>
        <w:t>?</w:t>
      </w:r>
      <w:r w:rsidR="00B359E6" w:rsidRPr="00E41A72">
        <w:rPr>
          <w:rFonts w:ascii="Helvetica" w:hAnsi="Helvetica" w:cs="Helvetica"/>
          <w:sz w:val="22"/>
          <w:szCs w:val="22"/>
          <w:lang w:val="en-US"/>
        </w:rPr>
        <w:t xml:space="preserve"> long-term observational </w:t>
      </w:r>
      <w:r w:rsidR="005C16C3" w:rsidRPr="00E41A72">
        <w:rPr>
          <w:rFonts w:ascii="Helvetica" w:hAnsi="Helvetica" w:cs="Helvetica"/>
          <w:sz w:val="22"/>
          <w:szCs w:val="22"/>
          <w:lang w:val="en-US"/>
        </w:rPr>
        <w:t>studies that</w:t>
      </w:r>
      <w:r w:rsidR="00B359E6" w:rsidRPr="00E41A72">
        <w:rPr>
          <w:rFonts w:ascii="Helvetica" w:hAnsi="Helvetica" w:cs="Helvetica"/>
          <w:sz w:val="22"/>
          <w:szCs w:val="22"/>
          <w:lang w:val="en-US"/>
        </w:rPr>
        <w:t xml:space="preserve"> evaluated the effects of a change in relative timing on</w:t>
      </w:r>
      <w:r w:rsidR="00665B74" w:rsidRPr="00E41A72">
        <w:rPr>
          <w:rFonts w:ascii="Helvetica" w:hAnsi="Helvetica" w:cs="Helvetica"/>
          <w:sz w:val="22"/>
          <w:szCs w:val="22"/>
          <w:lang w:val="en-US"/>
        </w:rPr>
        <w:t xml:space="preserve"> the</w:t>
      </w:r>
      <w:r w:rsidR="00B359E6" w:rsidRPr="00E41A72">
        <w:rPr>
          <w:rFonts w:ascii="Helvetica" w:hAnsi="Helvetica" w:cs="Helvetica"/>
          <w:sz w:val="22"/>
          <w:szCs w:val="22"/>
          <w:lang w:val="en-US"/>
        </w:rPr>
        <w:t xml:space="preserve"> fitness or a fitness proxy</w:t>
      </w:r>
      <w:r w:rsidR="00665B74" w:rsidRPr="00E41A72">
        <w:rPr>
          <w:rFonts w:ascii="Helvetica" w:hAnsi="Helvetica" w:cs="Helvetica"/>
          <w:sz w:val="22"/>
          <w:szCs w:val="22"/>
          <w:lang w:val="en-US"/>
        </w:rPr>
        <w:t xml:space="preserve"> of the </w:t>
      </w:r>
      <w:r w:rsidR="006D3CF9">
        <w:rPr>
          <w:rFonts w:ascii="Helvetica" w:hAnsi="Helvetica" w:cs="Helvetica"/>
          <w:sz w:val="22"/>
          <w:szCs w:val="22"/>
          <w:lang w:val="en-US"/>
        </w:rPr>
        <w:t>consumer</w:t>
      </w:r>
      <w:r w:rsidR="0045443B" w:rsidRPr="00E41A72">
        <w:rPr>
          <w:rFonts w:ascii="Helvetica" w:hAnsi="Helvetica" w:cs="Helvetica"/>
          <w:sz w:val="22"/>
          <w:szCs w:val="22"/>
          <w:lang w:val="en-US"/>
        </w:rPr>
        <w:t xml:space="preserve"> (i.e., the trophic mismatch literature</w:t>
      </w:r>
      <w:r w:rsidR="003A6636" w:rsidRPr="00E41A72">
        <w:rPr>
          <w:rFonts w:ascii="Helvetica" w:hAnsi="Helvetica" w:cs="Helvetica"/>
          <w:sz w:val="22"/>
          <w:szCs w:val="22"/>
          <w:lang w:val="en-US"/>
        </w:rPr>
        <w:t>; see Appendix for details</w:t>
      </w:r>
      <w:r w:rsidR="0045443B" w:rsidRPr="00E41A72">
        <w:rPr>
          <w:rFonts w:ascii="Helvetica" w:hAnsi="Helvetica" w:cs="Helvetica"/>
          <w:sz w:val="22"/>
          <w:szCs w:val="22"/>
          <w:lang w:val="en-US"/>
        </w:rPr>
        <w:t>)</w:t>
      </w:r>
      <w:r w:rsidR="000D440D" w:rsidRPr="00E41A72">
        <w:rPr>
          <w:rFonts w:ascii="Helvetica" w:hAnsi="Helvetica" w:cs="Helvetica"/>
          <w:sz w:val="22"/>
          <w:szCs w:val="22"/>
          <w:lang w:val="en-US"/>
        </w:rPr>
        <w:t>.</w:t>
      </w:r>
      <w:r w:rsidR="000D440D" w:rsidRPr="00E41A72">
        <w:rPr>
          <w:rFonts w:ascii="Helvetica" w:hAnsi="Helvetica" w:cs="Helvetica"/>
          <w:color w:val="0079A5"/>
          <w:sz w:val="22"/>
          <w:szCs w:val="22"/>
          <w:lang w:val="en-US"/>
        </w:rPr>
        <w:t xml:space="preserve"> </w:t>
      </w:r>
      <w:r w:rsidR="000D1DB5" w:rsidRPr="00E41A72">
        <w:rPr>
          <w:rFonts w:ascii="Helvetica" w:hAnsi="Helvetica" w:cs="Helvetica"/>
          <w:sz w:val="22"/>
          <w:szCs w:val="22"/>
          <w:lang w:val="en-US"/>
        </w:rPr>
        <w:t>These</w:t>
      </w:r>
      <w:r w:rsidR="001F698F" w:rsidRPr="00E41A72">
        <w:rPr>
          <w:rFonts w:ascii="Helvetica" w:hAnsi="Helvetica" w:cs="Helvetica"/>
          <w:sz w:val="22"/>
          <w:szCs w:val="22"/>
          <w:lang w:val="en-US"/>
        </w:rPr>
        <w:t xml:space="preserve"> </w:t>
      </w:r>
      <w:r w:rsidR="00C2573E" w:rsidRPr="00E41A72">
        <w:rPr>
          <w:rFonts w:ascii="Helvetica" w:hAnsi="Helvetica" w:cs="Helvetica"/>
          <w:sz w:val="22"/>
          <w:szCs w:val="22"/>
          <w:lang w:val="en-US"/>
        </w:rPr>
        <w:t xml:space="preserve">studies </w:t>
      </w:r>
      <w:r w:rsidR="0061390C" w:rsidRPr="00E41A72">
        <w:rPr>
          <w:rFonts w:ascii="Helvetica" w:hAnsi="Helvetica" w:cs="Helvetica"/>
          <w:sz w:val="22"/>
          <w:szCs w:val="22"/>
          <w:lang w:val="en-US"/>
        </w:rPr>
        <w:t>largely</w:t>
      </w:r>
      <w:r w:rsidR="00C2573E" w:rsidRPr="00E41A72">
        <w:rPr>
          <w:rFonts w:ascii="Helvetica" w:hAnsi="Helvetica" w:cs="Helvetica"/>
          <w:sz w:val="22"/>
          <w:szCs w:val="22"/>
          <w:lang w:val="en-US"/>
        </w:rPr>
        <w:t xml:space="preserve"> focused on:</w:t>
      </w:r>
      <w:r w:rsidR="00694F59" w:rsidRPr="00E41A72">
        <w:rPr>
          <w:rFonts w:ascii="Helvetica" w:hAnsi="Helvetica" w:cs="Helvetica"/>
          <w:sz w:val="22"/>
          <w:szCs w:val="22"/>
          <w:lang w:val="en-US"/>
        </w:rPr>
        <w:t xml:space="preserve"> i) documenting how climate change is affecting the timing of a trophic interaction; ii) how those changes in synchrony have affected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consumer</w:t>
      </w:r>
      <w:r w:rsidR="001F698F" w:rsidRPr="00E41A72">
        <w:rPr>
          <w:rFonts w:ascii="Helvetica" w:hAnsi="Helvetica" w:cs="Helvetica"/>
          <w:sz w:val="22"/>
          <w:szCs w:val="22"/>
          <w:lang w:val="en-US"/>
        </w:rPr>
        <w:t>’s</w:t>
      </w:r>
      <w:r w:rsidR="00694F59" w:rsidRPr="00E41A72">
        <w:rPr>
          <w:rFonts w:ascii="Helvetica" w:hAnsi="Helvetica" w:cs="Helvetica"/>
          <w:sz w:val="22"/>
          <w:szCs w:val="22"/>
          <w:lang w:val="en-US"/>
        </w:rPr>
        <w:t xml:space="preserve"> (</w:t>
      </w:r>
      <w:r w:rsidR="001F698F" w:rsidRPr="00E41A72">
        <w:rPr>
          <w:rFonts w:ascii="Helvetica" w:hAnsi="Helvetica" w:cs="Helvetica"/>
          <w:sz w:val="22"/>
          <w:szCs w:val="22"/>
          <w:lang w:val="en-US"/>
        </w:rPr>
        <w:t xml:space="preserve">and </w:t>
      </w:r>
      <w:r w:rsidR="00694F59" w:rsidRPr="00E41A72">
        <w:rPr>
          <w:rFonts w:ascii="Helvetica" w:hAnsi="Helvetica" w:cs="Helvetica"/>
          <w:sz w:val="22"/>
          <w:szCs w:val="22"/>
          <w:lang w:val="en-US"/>
        </w:rPr>
        <w:t xml:space="preserve">less frequently </w:t>
      </w:r>
      <w:r w:rsidR="001F698F" w:rsidRPr="00E41A72">
        <w:rPr>
          <w:rFonts w:ascii="Helvetica" w:hAnsi="Helvetica" w:cs="Helvetica"/>
          <w:sz w:val="22"/>
          <w:szCs w:val="22"/>
          <w:lang w:val="en-US"/>
        </w:rPr>
        <w:t xml:space="preserve">the </w:t>
      </w:r>
      <w:r w:rsidR="00694F59" w:rsidRPr="00E41A72">
        <w:rPr>
          <w:rFonts w:ascii="Helvetica" w:hAnsi="Helvetica" w:cs="Helvetica"/>
          <w:sz w:val="22"/>
          <w:szCs w:val="22"/>
          <w:lang w:val="en-US"/>
        </w:rPr>
        <w:t>resource</w:t>
      </w:r>
      <w:ins w:id="25" w:author="Elizabeth Wolkovich" w:date="2018-10-28T21:55:00Z">
        <w:r w:rsidR="004B2795">
          <w:rPr>
            <w:rFonts w:ascii="Helvetica" w:hAnsi="Helvetica" w:cs="Helvetica"/>
            <w:sz w:val="22"/>
            <w:szCs w:val="22"/>
            <w:lang w:val="en-US"/>
          </w:rPr>
          <w:t>’s</w:t>
        </w:r>
      </w:ins>
      <w:r w:rsidR="00694F59" w:rsidRPr="00E41A72">
        <w:rPr>
          <w:rFonts w:ascii="Helvetica" w:hAnsi="Helvetica" w:cs="Helvetica"/>
          <w:sz w:val="22"/>
          <w:szCs w:val="22"/>
          <w:lang w:val="en-US"/>
        </w:rPr>
        <w:t xml:space="preserve">) fitness; and iii) advancing the theory necessary to predict long-term demographic changes due to changes in synchrony. The ultimate goal of these studies </w:t>
      </w:r>
      <w:ins w:id="26" w:author="Elizabeth Wolkovich" w:date="2018-10-28T21:55:00Z">
        <w:r w:rsidR="00CB7FD7">
          <w:rPr>
            <w:rFonts w:ascii="Helvetica" w:hAnsi="Helvetica" w:cs="Helvetica"/>
            <w:sz w:val="22"/>
            <w:szCs w:val="22"/>
            <w:lang w:val="en-US"/>
          </w:rPr>
          <w:t>was</w:t>
        </w:r>
      </w:ins>
      <w:del w:id="27" w:author="Elizabeth Wolkovich" w:date="2018-10-28T21:55:00Z">
        <w:r w:rsidR="00694F59" w:rsidRPr="00E41A72" w:rsidDel="00CB7FD7">
          <w:rPr>
            <w:rFonts w:ascii="Helvetica" w:hAnsi="Helvetica" w:cs="Helvetica"/>
            <w:sz w:val="22"/>
            <w:szCs w:val="22"/>
            <w:lang w:val="en-US"/>
          </w:rPr>
          <w:delText>is</w:delText>
        </w:r>
      </w:del>
      <w:r w:rsidR="0061390C" w:rsidRPr="00E41A72">
        <w:rPr>
          <w:rFonts w:ascii="Helvetica" w:hAnsi="Helvetica" w:cs="Helvetica"/>
          <w:sz w:val="22"/>
          <w:szCs w:val="22"/>
          <w:lang w:val="en-US"/>
        </w:rPr>
        <w:t xml:space="preserve"> </w:t>
      </w:r>
      <w:r w:rsidR="00694F59" w:rsidRPr="00E41A72">
        <w:rPr>
          <w:rFonts w:ascii="Helvetica" w:hAnsi="Helvetica" w:cs="Helvetica"/>
          <w:sz w:val="22"/>
          <w:szCs w:val="22"/>
          <w:lang w:val="en-US"/>
        </w:rPr>
        <w:t>to predict the impacts of climate change on ecological communities</w:t>
      </w:r>
      <w:r w:rsidR="00725563" w:rsidRPr="00E41A72">
        <w:rPr>
          <w:rFonts w:ascii="Helvetica" w:hAnsi="Helvetica" w:cs="Helvetica"/>
          <w:sz w:val="22"/>
          <w:szCs w:val="22"/>
          <w:lang w:val="en-US"/>
        </w:rPr>
        <w:t xml:space="preserve"> </w:t>
      </w:r>
      <w:r w:rsidR="00725563" w:rsidRPr="00E41A72">
        <w:rPr>
          <w:rFonts w:ascii="Helvetica" w:hAnsi="Helvetica" w:cs="Helvetica"/>
          <w:i/>
          <w:sz w:val="22"/>
          <w:szCs w:val="22"/>
          <w:lang w:val="en-US"/>
        </w:rPr>
        <w:t>(</w:t>
      </w:r>
      <w:r w:rsidR="00725563" w:rsidRPr="00E41A72">
        <w:rPr>
          <w:rFonts w:ascii="Helvetica" w:hAnsi="Helvetica" w:cs="Helvetica"/>
          <w:sz w:val="22"/>
          <w:szCs w:val="22"/>
          <w:lang w:val="en-US"/>
        </w:rPr>
        <w:t>hereafter called ‘climate change</w:t>
      </w:r>
      <w:r w:rsidR="0081012C" w:rsidRPr="00E41A72">
        <w:rPr>
          <w:rFonts w:ascii="Helvetica" w:hAnsi="Helvetica" w:cs="Helvetica"/>
          <w:sz w:val="22"/>
          <w:szCs w:val="22"/>
          <w:lang w:val="en-US"/>
        </w:rPr>
        <w:t>’ studies</w:t>
      </w:r>
      <w:r w:rsidR="00725563"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864129" w:rsidRPr="00E41A72">
        <w:rPr>
          <w:rFonts w:ascii="Helvetica" w:hAnsi="Helvetica" w:cs="Helvetica"/>
          <w:sz w:val="22"/>
          <w:szCs w:val="22"/>
          <w:lang w:val="en-US"/>
        </w:rPr>
        <w:t xml:space="preserve">These studies have encompassed terrestrial, marine and freshwater ecosystems as well as large latitudinal gradient. </w:t>
      </w:r>
      <w:r w:rsidR="00694F59" w:rsidRPr="00E41A72">
        <w:rPr>
          <w:rFonts w:ascii="Helvetica" w:hAnsi="Helvetica" w:cs="Helvetica"/>
          <w:sz w:val="22"/>
          <w:szCs w:val="22"/>
          <w:lang w:val="en-US"/>
        </w:rPr>
        <w:t>There</w:t>
      </w:r>
      <w:r w:rsidR="0061390C" w:rsidRPr="00E41A72">
        <w:rPr>
          <w:rFonts w:ascii="Helvetica" w:hAnsi="Helvetica" w:cs="Helvetica"/>
          <w:sz w:val="22"/>
          <w:szCs w:val="22"/>
          <w:lang w:val="en-US"/>
        </w:rPr>
        <w:t xml:space="preserve"> have</w:t>
      </w:r>
      <w:r w:rsidR="00694F59" w:rsidRPr="00E41A72">
        <w:rPr>
          <w:rFonts w:ascii="Helvetica" w:hAnsi="Helvetica" w:cs="Helvetica"/>
          <w:sz w:val="22"/>
          <w:szCs w:val="22"/>
          <w:lang w:val="en-US"/>
        </w:rPr>
        <w:t xml:space="preserve"> also </w:t>
      </w:r>
      <w:r w:rsidR="0061390C" w:rsidRPr="00E41A72">
        <w:rPr>
          <w:rFonts w:ascii="Helvetica" w:hAnsi="Helvetica" w:cs="Helvetica"/>
          <w:sz w:val="22"/>
          <w:szCs w:val="22"/>
          <w:lang w:val="en-US"/>
        </w:rPr>
        <w:t xml:space="preserve">been </w:t>
      </w:r>
      <w:r w:rsidR="00694F59" w:rsidRPr="00E41A72">
        <w:rPr>
          <w:rFonts w:ascii="Helvetica" w:hAnsi="Helvetica" w:cs="Helvetica"/>
          <w:sz w:val="22"/>
          <w:szCs w:val="22"/>
          <w:lang w:val="en-US"/>
        </w:rPr>
        <w:t>studies that aim to understand the underlying processes related to timing (e.g</w:t>
      </w:r>
      <w:r w:rsidR="0061390C"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coevolution, life history trade offs, </w:t>
      </w:r>
      <w:r w:rsidR="00694F59" w:rsidRPr="00E41A72">
        <w:rPr>
          <w:rFonts w:ascii="Helvetica" w:hAnsi="Helvetica" w:cs="Helvetica"/>
          <w:sz w:val="22"/>
          <w:szCs w:val="22"/>
          <w:lang w:val="en-US"/>
        </w:rPr>
        <w:lastRenderedPageBreak/>
        <w:t xml:space="preserve">food web dynamics) that drive consumer or resource dynamics (hereafter called </w:t>
      </w:r>
      <w:commentRangeStart w:id="28"/>
      <w:r w:rsidR="00694F59" w:rsidRPr="00E41A72">
        <w:rPr>
          <w:rFonts w:ascii="Helvetica" w:hAnsi="Helvetica" w:cs="Helvetica"/>
          <w:sz w:val="22"/>
          <w:szCs w:val="22"/>
          <w:lang w:val="en-US"/>
        </w:rPr>
        <w:t>‘fundamental studies’</w:t>
      </w:r>
      <w:commentRangeEnd w:id="28"/>
      <w:r w:rsidR="0061390C" w:rsidRPr="00E41A72">
        <w:rPr>
          <w:rStyle w:val="CommentReference"/>
          <w:rFonts w:ascii="Helvetica" w:hAnsi="Helvetica"/>
          <w:sz w:val="22"/>
          <w:szCs w:val="22"/>
        </w:rPr>
        <w:commentReference w:id="28"/>
      </w:r>
      <w:r w:rsidR="00694F59" w:rsidRPr="00E41A72">
        <w:rPr>
          <w:rFonts w:ascii="Helvetica" w:hAnsi="Helvetica" w:cs="Helvetica"/>
          <w:sz w:val="22"/>
          <w:szCs w:val="22"/>
          <w:lang w:val="en-US"/>
        </w:rPr>
        <w:t xml:space="preserve">), independently of climate change. Combined, these studies have improved our understanding of the importance of the relative timing of an interaction for </w:t>
      </w:r>
      <w:r w:rsidR="00694F59" w:rsidRPr="00E41A72">
        <w:rPr>
          <w:rFonts w:ascii="Helvetica" w:hAnsi="Helvetica" w:cs="Helvetica"/>
          <w:sz w:val="22"/>
          <w:szCs w:val="22"/>
          <w:highlight w:val="yellow"/>
          <w:lang w:val="en-US"/>
        </w:rPr>
        <w:t>consumer</w:t>
      </w:r>
      <w:r w:rsidR="00694F59" w:rsidRPr="00E41A72">
        <w:rPr>
          <w:rFonts w:ascii="Helvetica" w:hAnsi="Helvetica" w:cs="Helvetica"/>
          <w:sz w:val="22"/>
          <w:szCs w:val="22"/>
          <w:lang w:val="en-US"/>
        </w:rPr>
        <w:t xml:space="preserve"> fitness. </w:t>
      </w:r>
    </w:p>
    <w:commentRangeEnd w:id="24"/>
    <w:p w14:paraId="10B6517C" w14:textId="77777777" w:rsidR="001F698F" w:rsidRPr="00E41A72" w:rsidRDefault="006119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Style w:val="CommentReference"/>
        </w:rPr>
        <w:commentReference w:id="24"/>
      </w:r>
    </w:p>
    <w:p w14:paraId="5203984F" w14:textId="2BB2FC42" w:rsidR="00604442"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29"/>
      <w:r w:rsidRPr="00E41A72">
        <w:rPr>
          <w:rFonts w:ascii="Helvetica" w:hAnsi="Helvetica" w:cs="Helvetica"/>
          <w:b/>
          <w:i/>
          <w:sz w:val="22"/>
          <w:szCs w:val="22"/>
          <w:lang w:val="en-US"/>
        </w:rPr>
        <w:t xml:space="preserve">Overview of </w:t>
      </w:r>
      <w:r w:rsidR="0055341A" w:rsidRPr="00E41A72">
        <w:rPr>
          <w:rFonts w:ascii="Helvetica" w:hAnsi="Helvetica" w:cs="Helvetica"/>
          <w:b/>
          <w:i/>
          <w:sz w:val="22"/>
          <w:szCs w:val="22"/>
          <w:lang w:val="en-US"/>
        </w:rPr>
        <w:t xml:space="preserve">the </w:t>
      </w:r>
      <w:r w:rsidRPr="00E41A72">
        <w:rPr>
          <w:rFonts w:ascii="Helvetica" w:hAnsi="Helvetica" w:cs="Helvetica"/>
          <w:b/>
          <w:i/>
          <w:sz w:val="22"/>
          <w:szCs w:val="22"/>
          <w:lang w:val="en-US"/>
        </w:rPr>
        <w:t>m</w:t>
      </w:r>
      <w:r w:rsidR="00604442" w:rsidRPr="00E41A72">
        <w:rPr>
          <w:rFonts w:ascii="Helvetica" w:hAnsi="Helvetica" w:cs="Helvetica"/>
          <w:b/>
          <w:i/>
          <w:sz w:val="22"/>
          <w:szCs w:val="22"/>
          <w:lang w:val="en-US"/>
        </w:rPr>
        <w:t>ain ecological theory</w:t>
      </w:r>
    </w:p>
    <w:p w14:paraId="4DF2ECD5" w14:textId="75F0802E" w:rsidR="00235753" w:rsidRPr="00E41A72"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694F59" w:rsidRPr="00E41A72">
        <w:rPr>
          <w:rFonts w:ascii="Helvetica" w:hAnsi="Helvetica" w:cs="Helvetica"/>
          <w:sz w:val="22"/>
          <w:szCs w:val="22"/>
          <w:lang w:val="en-US"/>
        </w:rPr>
        <w:t xml:space="preserve">The </w:t>
      </w:r>
      <w:r w:rsidR="0055341A" w:rsidRPr="00E41A72">
        <w:rPr>
          <w:rFonts w:ascii="Helvetica" w:hAnsi="Helvetica" w:cs="Helvetica"/>
          <w:sz w:val="22"/>
          <w:szCs w:val="22"/>
          <w:lang w:val="en-US"/>
        </w:rPr>
        <w:t xml:space="preserve">most common </w:t>
      </w:r>
      <w:r w:rsidR="00694F59" w:rsidRPr="00E41A72">
        <w:rPr>
          <w:rFonts w:ascii="Helvetica" w:hAnsi="Helvetica" w:cs="Helvetica"/>
          <w:sz w:val="22"/>
          <w:szCs w:val="22"/>
          <w:lang w:val="en-US"/>
        </w:rPr>
        <w:t xml:space="preserve">ecological theory </w:t>
      </w:r>
      <w:r w:rsidR="00E60CFC" w:rsidRPr="00E41A72">
        <w:rPr>
          <w:rFonts w:ascii="Helvetica" w:hAnsi="Helvetica" w:cs="Helvetica"/>
          <w:sz w:val="22"/>
          <w:szCs w:val="22"/>
          <w:lang w:val="en-US"/>
        </w:rPr>
        <w:t xml:space="preserve">that underlies </w:t>
      </w:r>
      <w:r w:rsidR="00694F59" w:rsidRPr="00E41A72">
        <w:rPr>
          <w:rFonts w:ascii="Helvetica" w:hAnsi="Helvetica" w:cs="Helvetica"/>
          <w:sz w:val="22"/>
          <w:szCs w:val="22"/>
          <w:lang w:val="en-US"/>
        </w:rPr>
        <w:t xml:space="preserve">these studies is the Cushing match-mismatch </w:t>
      </w:r>
      <w:commentRangeStart w:id="30"/>
      <w:r w:rsidR="00694F59" w:rsidRPr="00E41A72">
        <w:rPr>
          <w:rFonts w:ascii="Helvetica" w:hAnsi="Helvetica" w:cs="Helvetica"/>
          <w:sz w:val="22"/>
          <w:szCs w:val="22"/>
          <w:lang w:val="en-US"/>
        </w:rPr>
        <w:t>hypothesis</w:t>
      </w:r>
      <w:commentRangeEnd w:id="30"/>
      <w:r w:rsidR="00D80D37" w:rsidRPr="00E41A72">
        <w:rPr>
          <w:rStyle w:val="CommentReference"/>
          <w:rFonts w:ascii="Helvetica" w:hAnsi="Helvetica"/>
          <w:sz w:val="22"/>
          <w:szCs w:val="22"/>
        </w:rPr>
        <w:commentReference w:id="30"/>
      </w:r>
      <w:r w:rsidR="00694F59" w:rsidRPr="00E41A72">
        <w:rPr>
          <w:rFonts w:ascii="Helvetica" w:hAnsi="Helvetica" w:cs="Helvetica"/>
          <w:sz w:val="22"/>
          <w:szCs w:val="22"/>
          <w:lang w:val="en-US"/>
        </w:rPr>
        <w:t xml:space="preserve"> (1974</w:t>
      </w:r>
      <w:r w:rsidR="00A87C4C" w:rsidRPr="00E41A72">
        <w:rPr>
          <w:rFonts w:ascii="Helvetica" w:hAnsi="Helvetica" w:cs="Helvetica"/>
          <w:sz w:val="22"/>
          <w:szCs w:val="22"/>
          <w:lang w:val="en-US"/>
        </w:rPr>
        <w:t>; Figure 1</w:t>
      </w:r>
      <w:r w:rsidR="00694F59" w:rsidRPr="00E41A72">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w:t>
      </w:r>
      <w:commentRangeStart w:id="31"/>
      <w:r w:rsidR="00694F59" w:rsidRPr="00E41A72">
        <w:rPr>
          <w:rFonts w:ascii="Helvetica" w:hAnsi="Helvetica" w:cs="Helvetica"/>
          <w:sz w:val="22"/>
          <w:szCs w:val="22"/>
          <w:lang w:val="en-US"/>
        </w:rPr>
        <w:t>Based on life-history theory, it postulates that there should be selective pressure for the consumer to ‘match’ the timing of the peak of its most energetic phase with that of the timing of its peak resource availability</w:t>
      </w:r>
      <w:r w:rsidR="00D06188"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commentRangeEnd w:id="31"/>
      <w:r w:rsidR="00060C06">
        <w:rPr>
          <w:rStyle w:val="CommentReference"/>
        </w:rPr>
        <w:commentReference w:id="31"/>
      </w:r>
      <w:r w:rsidR="00694F59" w:rsidRPr="00E41A72">
        <w:rPr>
          <w:rFonts w:ascii="Helvetica" w:hAnsi="Helvetica" w:cs="Helvetica"/>
          <w:sz w:val="22"/>
          <w:szCs w:val="22"/>
          <w:lang w:val="en-US"/>
        </w:rPr>
        <w:t>Given this strong selective pressure, if there is any chang</w:t>
      </w:r>
      <w:r w:rsidR="00562C3A" w:rsidRPr="00E41A72">
        <w:rPr>
          <w:rFonts w:ascii="Helvetica" w:hAnsi="Helvetica" w:cs="Helvetica"/>
          <w:sz w:val="22"/>
          <w:szCs w:val="22"/>
          <w:lang w:val="en-US"/>
        </w:rPr>
        <w:t>e to the relative timing of that</w:t>
      </w:r>
      <w:r w:rsidR="00694F59" w:rsidRPr="00E41A72">
        <w:rPr>
          <w:rFonts w:ascii="Helvetica" w:hAnsi="Helvetica" w:cs="Helvetica"/>
          <w:sz w:val="22"/>
          <w:szCs w:val="22"/>
          <w:lang w:val="en-US"/>
        </w:rPr>
        <w:t xml:space="preserve"> interaction, there will be a decrease in fitness for the consumer</w:t>
      </w:r>
      <w:r w:rsidR="00134753" w:rsidRPr="00E41A72">
        <w:rPr>
          <w:rFonts w:ascii="Helvetica" w:hAnsi="Helvetica" w:cs="Helvetica"/>
          <w:sz w:val="22"/>
          <w:szCs w:val="22"/>
          <w:lang w:val="en-US"/>
        </w:rPr>
        <w:t xml:space="preserve"> (</w:t>
      </w:r>
      <w:r w:rsidR="00E22B6F" w:rsidRPr="00E41A72">
        <w:rPr>
          <w:rFonts w:ascii="Helvetica" w:hAnsi="Helvetica" w:cs="Helvetica"/>
          <w:sz w:val="22"/>
          <w:szCs w:val="22"/>
          <w:lang w:val="en-US"/>
        </w:rPr>
        <w:t>i.e., a mismatch</w:t>
      </w:r>
      <w:r w:rsidR="00134753" w:rsidRPr="00E41A72">
        <w:rPr>
          <w:rFonts w:ascii="Helvetica" w:hAnsi="Helvetica" w:cs="Helvetica"/>
          <w:sz w:val="22"/>
          <w:szCs w:val="22"/>
          <w:lang w:val="en-US"/>
        </w:rPr>
        <w:t>)</w:t>
      </w:r>
      <w:r w:rsidR="00E22B6F" w:rsidRPr="00E41A72">
        <w:rPr>
          <w:rFonts w:ascii="Helvetica" w:hAnsi="Helvetica" w:cs="Helvetica"/>
          <w:sz w:val="22"/>
          <w:szCs w:val="22"/>
          <w:lang w:val="en-US"/>
        </w:rPr>
        <w:t xml:space="preserve">, thus producing a concave down relationship (Figure 1). </w:t>
      </w:r>
      <w:r w:rsidR="00AE4253" w:rsidRPr="00E41A72">
        <w:rPr>
          <w:rFonts w:ascii="Helvetica" w:hAnsi="Helvetica" w:cs="Helvetica"/>
          <w:sz w:val="22"/>
          <w:szCs w:val="22"/>
          <w:lang w:val="en-US"/>
        </w:rPr>
        <w:t>For example, if a</w:t>
      </w:r>
      <w:r w:rsidR="001546F7" w:rsidRPr="00E41A72">
        <w:rPr>
          <w:rFonts w:ascii="Helvetica" w:hAnsi="Helvetica" w:cs="Helvetica"/>
          <w:sz w:val="22"/>
          <w:szCs w:val="22"/>
          <w:lang w:val="en-US"/>
        </w:rPr>
        <w:t xml:space="preserve"> consumer </w:t>
      </w:r>
      <w:r w:rsidR="002D6F35" w:rsidRPr="00E41A72">
        <w:rPr>
          <w:rFonts w:ascii="Helvetica" w:hAnsi="Helvetica" w:cs="Helvetica"/>
          <w:sz w:val="22"/>
          <w:szCs w:val="22"/>
          <w:lang w:val="en-US"/>
        </w:rPr>
        <w:t>emerges too early in the spring and</w:t>
      </w:r>
      <w:r w:rsidR="001546F7" w:rsidRPr="00E41A72">
        <w:rPr>
          <w:rFonts w:ascii="Helvetica" w:hAnsi="Helvetica" w:cs="Helvetica"/>
          <w:sz w:val="22"/>
          <w:szCs w:val="22"/>
          <w:lang w:val="en-US"/>
        </w:rPr>
        <w:t xml:space="preserve"> the resource </w:t>
      </w:r>
      <w:r w:rsidR="002D6F35" w:rsidRPr="00E41A72">
        <w:rPr>
          <w:rFonts w:ascii="Helvetica" w:hAnsi="Helvetica" w:cs="Helvetica"/>
          <w:sz w:val="22"/>
          <w:szCs w:val="22"/>
          <w:lang w:val="en-US"/>
        </w:rPr>
        <w:t>has not yet emerged,</w:t>
      </w:r>
      <w:r w:rsidR="001546F7" w:rsidRPr="00E41A72">
        <w:rPr>
          <w:rFonts w:ascii="Helvetica" w:hAnsi="Helvetica" w:cs="Helvetica"/>
          <w:sz w:val="22"/>
          <w:szCs w:val="22"/>
          <w:lang w:val="en-US"/>
        </w:rPr>
        <w:t xml:space="preserve"> the consumer will risk starvation. </w:t>
      </w:r>
      <w:r w:rsidR="00694F59" w:rsidRPr="00E41A72">
        <w:rPr>
          <w:rFonts w:ascii="Helvetica" w:hAnsi="Helvetica" w:cs="Helvetica"/>
          <w:sz w:val="22"/>
          <w:szCs w:val="22"/>
          <w:lang w:val="en-US"/>
        </w:rPr>
        <w:t>At the limits, consumer fitness should fall to zero when there is a large enough change to relative timing</w:t>
      </w:r>
      <w:r w:rsidR="0076017C" w:rsidRPr="00E41A72">
        <w:rPr>
          <w:rFonts w:ascii="Helvetica" w:hAnsi="Helvetica" w:cs="Helvetica"/>
          <w:sz w:val="22"/>
          <w:szCs w:val="22"/>
          <w:lang w:val="en-US"/>
        </w:rPr>
        <w:t xml:space="preserve"> (Figure 1)</w:t>
      </w:r>
      <w:r w:rsidR="00694F59" w:rsidRPr="00E41A72">
        <w:rPr>
          <w:rFonts w:ascii="Helvetica" w:hAnsi="Helvetica" w:cs="Helvetica"/>
          <w:sz w:val="22"/>
          <w:szCs w:val="22"/>
          <w:lang w:val="en-US"/>
        </w:rPr>
        <w:t xml:space="preserve">. </w:t>
      </w:r>
      <w:r w:rsidR="00DA6CC6" w:rsidRPr="00E41A72">
        <w:rPr>
          <w:rFonts w:ascii="Helvetica" w:hAnsi="Helvetica" w:cs="Helvetica"/>
          <w:sz w:val="22"/>
          <w:szCs w:val="22"/>
          <w:lang w:val="en-US"/>
        </w:rPr>
        <w:t xml:space="preserve">For example, the early-emerging </w:t>
      </w:r>
      <w:r w:rsidR="001546F7" w:rsidRPr="00E41A72">
        <w:rPr>
          <w:rFonts w:ascii="Helvetica" w:hAnsi="Helvetica" w:cs="Helvetica"/>
          <w:sz w:val="22"/>
          <w:szCs w:val="22"/>
          <w:lang w:val="en-US"/>
        </w:rPr>
        <w:t xml:space="preserve">consumer can only survive so many days without food. </w:t>
      </w:r>
    </w:p>
    <w:p w14:paraId="3963AE19" w14:textId="386240C5" w:rsidR="00E31379" w:rsidRPr="00E41A72"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2504" w:rsidRPr="00E41A72">
        <w:rPr>
          <w:rFonts w:ascii="Helvetica" w:hAnsi="Helvetica" w:cs="Helvetica"/>
          <w:sz w:val="22"/>
          <w:szCs w:val="22"/>
          <w:lang w:val="en-US"/>
        </w:rPr>
        <w:t xml:space="preserve">Two important requirements must be met in order to apply the Cushing hypothesis. First, </w:t>
      </w:r>
      <w:r w:rsidR="0066705A" w:rsidRPr="00E41A72">
        <w:rPr>
          <w:rFonts w:ascii="Helvetica" w:hAnsi="Helvetica" w:cs="Helvetica"/>
          <w:sz w:val="22"/>
          <w:szCs w:val="22"/>
          <w:lang w:val="en-US"/>
        </w:rPr>
        <w:t>the</w:t>
      </w:r>
      <w:r w:rsidR="00CF7136" w:rsidRPr="00E41A72">
        <w:rPr>
          <w:rFonts w:ascii="Helvetica" w:hAnsi="Helvetica" w:cs="Helvetica"/>
          <w:sz w:val="22"/>
          <w:szCs w:val="22"/>
          <w:lang w:val="en-US"/>
        </w:rPr>
        <w:t xml:space="preserve"> resource is the major control</w:t>
      </w:r>
      <w:ins w:id="32" w:author="Elizabeth Wolkovich" w:date="2018-10-28T22:03:00Z">
        <w:r w:rsidR="00777DA9">
          <w:rPr>
            <w:rFonts w:ascii="Helvetica" w:hAnsi="Helvetica" w:cs="Helvetica"/>
            <w:sz w:val="22"/>
            <w:szCs w:val="22"/>
            <w:lang w:val="en-US"/>
          </w:rPr>
          <w:t>ler</w:t>
        </w:r>
      </w:ins>
      <w:r w:rsidR="00CF7136" w:rsidRPr="00E41A72">
        <w:rPr>
          <w:rFonts w:ascii="Helvetica" w:hAnsi="Helvetica" w:cs="Helvetica"/>
          <w:sz w:val="22"/>
          <w:szCs w:val="22"/>
          <w:lang w:val="en-US"/>
        </w:rPr>
        <w:t xml:space="preserve"> on </w:t>
      </w:r>
      <w:ins w:id="33" w:author="Elizabeth Wolkovich" w:date="2018-10-28T22:03:00Z">
        <w:r w:rsidR="002B1912">
          <w:rPr>
            <w:rFonts w:ascii="Helvetica" w:hAnsi="Helvetica" w:cs="Helvetica"/>
            <w:sz w:val="22"/>
            <w:szCs w:val="22"/>
            <w:lang w:val="en-US"/>
          </w:rPr>
          <w:t xml:space="preserve">the </w:t>
        </w:r>
      </w:ins>
      <w:r w:rsidR="00CF7136" w:rsidRPr="00E41A72">
        <w:rPr>
          <w:rFonts w:ascii="Helvetica" w:hAnsi="Helvetica" w:cs="Helvetica"/>
          <w:sz w:val="22"/>
          <w:szCs w:val="22"/>
          <w:lang w:val="en-US"/>
        </w:rPr>
        <w:t xml:space="preserve">consumer </w:t>
      </w:r>
      <w:r w:rsidR="0066705A" w:rsidRPr="00E41A72">
        <w:rPr>
          <w:rFonts w:ascii="Helvetica" w:hAnsi="Helvetica" w:cs="Helvetica"/>
          <w:sz w:val="22"/>
          <w:szCs w:val="22"/>
          <w:lang w:val="en-US"/>
        </w:rPr>
        <w:t>(i.e.</w:t>
      </w:r>
      <w:r w:rsidR="00EF1902" w:rsidRPr="00E41A72">
        <w:rPr>
          <w:rFonts w:ascii="Helvetica" w:hAnsi="Helvetica" w:cs="Helvetica"/>
          <w:sz w:val="22"/>
          <w:szCs w:val="22"/>
          <w:lang w:val="en-US"/>
        </w:rPr>
        <w:t>,</w:t>
      </w:r>
      <w:r w:rsidR="0066705A" w:rsidRPr="00E41A72">
        <w:rPr>
          <w:rFonts w:ascii="Helvetica" w:hAnsi="Helvetica" w:cs="Helvetica"/>
          <w:sz w:val="22"/>
          <w:szCs w:val="22"/>
          <w:lang w:val="en-US"/>
        </w:rPr>
        <w:t xml:space="preserve"> strong interaction strength</w:t>
      </w:r>
      <w:r w:rsidR="00D12F6F" w:rsidRPr="00E41A72">
        <w:rPr>
          <w:rFonts w:ascii="Helvetica" w:hAnsi="Helvetica" w:cs="Helvetica"/>
          <w:sz w:val="22"/>
          <w:szCs w:val="22"/>
          <w:lang w:val="en-US"/>
        </w:rPr>
        <w:t>, bottom-up control</w:t>
      </w:r>
      <w:r w:rsidR="003B3CA6" w:rsidRPr="00E41A72">
        <w:rPr>
          <w:rFonts w:ascii="Helvetica" w:hAnsi="Helvetica" w:cs="Helvetica"/>
          <w:sz w:val="22"/>
          <w:szCs w:val="22"/>
          <w:lang w:val="en-US"/>
        </w:rPr>
        <w:t>; Cury et al, 2003</w:t>
      </w:r>
      <w:r w:rsidR="0066705A"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a</w:t>
      </w:r>
      <w:r w:rsidR="003B3CA6" w:rsidRPr="00E41A72">
        <w:rPr>
          <w:rFonts w:ascii="Helvetica" w:hAnsi="Helvetica" w:cs="Helvetica"/>
          <w:sz w:val="22"/>
          <w:szCs w:val="22"/>
          <w:lang w:val="en-US"/>
        </w:rPr>
        <w:t>nd vice versa for the resource</w:t>
      </w:r>
      <w:r w:rsidR="0066705A" w:rsidRPr="00E41A72">
        <w:rPr>
          <w:rFonts w:ascii="Helvetica" w:hAnsi="Helvetica" w:cs="Helvetica"/>
          <w:sz w:val="22"/>
          <w:szCs w:val="22"/>
          <w:lang w:val="en-US"/>
        </w:rPr>
        <w:t>.</w:t>
      </w:r>
      <w:r w:rsidR="00EF1902" w:rsidRPr="00E41A72">
        <w:rPr>
          <w:rFonts w:ascii="Helvetica" w:hAnsi="Helvetica" w:cs="Helvetica"/>
          <w:sz w:val="22"/>
          <w:szCs w:val="22"/>
          <w:lang w:val="en-US"/>
        </w:rPr>
        <w:t xml:space="preserve"> Second, the consumer and resource must present a certain degree of seasonality</w:t>
      </w:r>
      <w:r w:rsidR="00D12F6F" w:rsidRPr="00E41A72">
        <w:rPr>
          <w:rFonts w:ascii="Helvetica" w:hAnsi="Helvetica" w:cs="Helvetica"/>
          <w:sz w:val="22"/>
          <w:szCs w:val="22"/>
          <w:lang w:val="en-US"/>
        </w:rPr>
        <w:t xml:space="preserve"> (e.g.</w:t>
      </w:r>
      <w:r w:rsidR="009E2662" w:rsidRPr="00E41A72">
        <w:rPr>
          <w:rFonts w:ascii="Helvetica" w:hAnsi="Helvetica" w:cs="Helvetica"/>
          <w:sz w:val="22"/>
          <w:szCs w:val="22"/>
          <w:lang w:val="en-US"/>
        </w:rPr>
        <w:t>,</w:t>
      </w:r>
      <w:r w:rsidR="00CD13E2" w:rsidRPr="00E41A72">
        <w:rPr>
          <w:rFonts w:ascii="Helvetica" w:hAnsi="Helvetica" w:cs="Helvetica"/>
          <w:sz w:val="22"/>
          <w:szCs w:val="22"/>
          <w:lang w:val="en-US"/>
        </w:rPr>
        <w:t xml:space="preserve"> vegetation </w:t>
      </w:r>
      <w:r w:rsidR="006C4BCC" w:rsidRPr="00E41A72">
        <w:rPr>
          <w:rFonts w:ascii="Helvetica" w:hAnsi="Helvetica" w:cs="Helvetica"/>
          <w:sz w:val="22"/>
          <w:szCs w:val="22"/>
          <w:lang w:val="en-US"/>
        </w:rPr>
        <w:t xml:space="preserve">only being </w:t>
      </w:r>
      <w:r w:rsidR="00CD13E2" w:rsidRPr="00E41A72">
        <w:rPr>
          <w:rFonts w:ascii="Helvetica" w:hAnsi="Helvetica" w:cs="Helvetica"/>
          <w:sz w:val="22"/>
          <w:szCs w:val="22"/>
          <w:lang w:val="en-US"/>
        </w:rPr>
        <w:t xml:space="preserve">available </w:t>
      </w:r>
      <w:r w:rsidR="006C4BCC" w:rsidRPr="00E41A72">
        <w:rPr>
          <w:rFonts w:ascii="Helvetica" w:hAnsi="Helvetica" w:cs="Helvetica"/>
          <w:sz w:val="22"/>
          <w:szCs w:val="22"/>
          <w:lang w:val="en-US"/>
        </w:rPr>
        <w:t>for part of the year</w:t>
      </w:r>
      <w:r w:rsidR="00CD13E2" w:rsidRPr="00E41A72">
        <w:rPr>
          <w:rFonts w:ascii="Helvetica" w:hAnsi="Helvetica" w:cs="Helvetica"/>
          <w:sz w:val="22"/>
          <w:szCs w:val="22"/>
          <w:lang w:val="en-US"/>
        </w:rPr>
        <w:t>;</w:t>
      </w:r>
      <w:r w:rsidR="00D12F6F" w:rsidRPr="00E41A72">
        <w:rPr>
          <w:rFonts w:ascii="Helvetica" w:hAnsi="Helvetica" w:cs="Helvetica"/>
          <w:sz w:val="22"/>
          <w:szCs w:val="22"/>
          <w:lang w:val="en-US"/>
        </w:rPr>
        <w:t xml:space="preserve"> Durant et al. 2005)</w:t>
      </w:r>
      <w:r w:rsidR="00597D5A" w:rsidRPr="00E41A72">
        <w:rPr>
          <w:rFonts w:ascii="Helvetica" w:hAnsi="Helvetica" w:cs="Helvetica"/>
          <w:sz w:val="22"/>
          <w:szCs w:val="22"/>
          <w:lang w:val="en-US"/>
        </w:rPr>
        <w:t xml:space="preserve"> </w:t>
      </w:r>
      <w:r w:rsidR="00EF1902" w:rsidRPr="00E41A72">
        <w:rPr>
          <w:rFonts w:ascii="Helvetica" w:hAnsi="Helvetica" w:cs="Helvetica"/>
          <w:sz w:val="22"/>
          <w:szCs w:val="22"/>
          <w:lang w:val="en-US"/>
        </w:rPr>
        <w:t xml:space="preserve">(Durant et al. 2007). </w:t>
      </w:r>
      <w:r w:rsidR="00E130B1" w:rsidRPr="00E41A72">
        <w:rPr>
          <w:rFonts w:ascii="Helvetica" w:hAnsi="Helvetica" w:cs="Helvetica"/>
          <w:sz w:val="22"/>
          <w:szCs w:val="22"/>
          <w:lang w:val="en-US"/>
        </w:rPr>
        <w:t xml:space="preserve">If neither of these assumptions </w:t>
      </w:r>
      <w:del w:id="34" w:author="Elizabeth Wolkovich" w:date="2018-10-28T22:04:00Z">
        <w:r w:rsidR="00E130B1" w:rsidRPr="00E41A72" w:rsidDel="00A070CB">
          <w:rPr>
            <w:rFonts w:ascii="Helvetica" w:hAnsi="Helvetica" w:cs="Helvetica"/>
            <w:sz w:val="22"/>
            <w:szCs w:val="22"/>
            <w:lang w:val="en-US"/>
          </w:rPr>
          <w:delText xml:space="preserve">are </w:delText>
        </w:r>
      </w:del>
      <w:ins w:id="35" w:author="Elizabeth Wolkovich" w:date="2018-10-28T22:04:00Z">
        <w:r w:rsidR="00A070CB">
          <w:rPr>
            <w:rFonts w:ascii="Helvetica" w:hAnsi="Helvetica" w:cs="Helvetica"/>
            <w:sz w:val="22"/>
            <w:szCs w:val="22"/>
            <w:lang w:val="en-US"/>
          </w:rPr>
          <w:t>is</w:t>
        </w:r>
        <w:r w:rsidR="00A070CB" w:rsidRPr="00E41A72">
          <w:rPr>
            <w:rFonts w:ascii="Helvetica" w:hAnsi="Helvetica" w:cs="Helvetica"/>
            <w:sz w:val="22"/>
            <w:szCs w:val="22"/>
            <w:lang w:val="en-US"/>
          </w:rPr>
          <w:t xml:space="preserve"> </w:t>
        </w:r>
      </w:ins>
      <w:r w:rsidR="00E130B1" w:rsidRPr="00E41A72">
        <w:rPr>
          <w:rFonts w:ascii="Helvetica" w:hAnsi="Helvetica" w:cs="Helvetica"/>
          <w:sz w:val="22"/>
          <w:szCs w:val="22"/>
          <w:lang w:val="en-US"/>
        </w:rPr>
        <w:t>met, then fitness consequences due to changes in the relative timing of the interaction will be weak or non-existent.</w:t>
      </w:r>
    </w:p>
    <w:commentRangeEnd w:id="29"/>
    <w:p w14:paraId="6D45F195" w14:textId="77777777" w:rsidR="00757FF2" w:rsidRPr="00E41A72" w:rsidRDefault="00A070C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Style w:val="CommentReference"/>
        </w:rPr>
        <w:commentReference w:id="29"/>
      </w:r>
    </w:p>
    <w:p w14:paraId="436EC21B" w14:textId="77777777" w:rsidR="0081012C" w:rsidRPr="00E41A72"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C5649D8" w14:textId="46A5F732" w:rsidR="00504763" w:rsidRPr="00E41A72"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E41A72">
        <w:rPr>
          <w:rFonts w:ascii="Helvetica" w:hAnsi="Helvetica" w:cs="Helvetica"/>
          <w:b/>
          <w:i/>
          <w:sz w:val="22"/>
          <w:szCs w:val="22"/>
          <w:lang w:val="en-US"/>
        </w:rPr>
        <w:t>Disconnect between theory and empirical studies</w:t>
      </w:r>
    </w:p>
    <w:p w14:paraId="0497393A" w14:textId="7A740E17" w:rsidR="00826209" w:rsidRPr="00E41A72" w:rsidRDefault="0050476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71E4D" w:rsidRPr="00E41A72">
        <w:rPr>
          <w:rFonts w:ascii="Helvetica" w:hAnsi="Helvetica" w:cs="Helvetica"/>
          <w:sz w:val="22"/>
          <w:szCs w:val="22"/>
          <w:lang w:val="en-US"/>
        </w:rPr>
        <w:t xml:space="preserve">In </w:t>
      </w:r>
      <w:r w:rsidR="00694F59" w:rsidRPr="00E41A72">
        <w:rPr>
          <w:rFonts w:ascii="Helvetica" w:hAnsi="Helvetica" w:cs="Helvetica"/>
          <w:sz w:val="22"/>
          <w:szCs w:val="22"/>
          <w:lang w:val="en-US"/>
        </w:rPr>
        <w:t>its original state, the hypothesis had been debated, contested and criticized, particularly in the marine literature (Durant et al.</w:t>
      </w:r>
      <w:r w:rsidR="00A271EC" w:rsidRPr="00E41A72">
        <w:rPr>
          <w:rFonts w:ascii="Helvetica" w:hAnsi="Helvetica" w:cs="Helvetica"/>
          <w:sz w:val="22"/>
          <w:szCs w:val="22"/>
          <w:lang w:val="en-US"/>
        </w:rPr>
        <w:t xml:space="preserve"> 2007, Leggett and DeBlois 1994</w:t>
      </w:r>
      <w:r w:rsidR="00694F59" w:rsidRPr="00E41A72">
        <w:rPr>
          <w:rFonts w:ascii="Helvetica" w:hAnsi="Helvetica" w:cs="Helvetica"/>
          <w:sz w:val="22"/>
          <w:szCs w:val="22"/>
          <w:lang w:val="en-US"/>
        </w:rPr>
        <w:t>*). In part because, although a relatively simple hypothesis, it is inherently difficult to test</w:t>
      </w:r>
      <w:r w:rsidR="00163167" w:rsidRPr="00E41A72">
        <w:rPr>
          <w:rFonts w:ascii="Helvetica" w:hAnsi="Helvetica" w:cs="Helvetica"/>
          <w:sz w:val="22"/>
          <w:szCs w:val="22"/>
          <w:lang w:val="en-US"/>
        </w:rPr>
        <w:t xml:space="preserve"> in the field</w:t>
      </w:r>
      <w:r w:rsidR="00694F59" w:rsidRPr="00E41A72">
        <w:rPr>
          <w:rFonts w:ascii="Helvetica" w:hAnsi="Helvetica" w:cs="Helvetica"/>
          <w:sz w:val="22"/>
          <w:szCs w:val="22"/>
          <w:lang w:val="en-US"/>
        </w:rPr>
        <w:t>, an assertion even Cushing himself made. When explicitly tested, there has been unequivocal support for it</w:t>
      </w:r>
      <w:r w:rsidR="00C359B7" w:rsidRPr="00E41A72">
        <w:rPr>
          <w:rFonts w:ascii="Helvetica" w:hAnsi="Helvetica" w:cs="Helvetica"/>
          <w:sz w:val="22"/>
          <w:szCs w:val="22"/>
          <w:lang w:val="en-US"/>
        </w:rPr>
        <w:t xml:space="preserve"> (ref</w:t>
      </w:r>
      <w:r w:rsidR="00D12F6F" w:rsidRPr="00E41A72">
        <w:rPr>
          <w:rFonts w:ascii="Helvetica" w:hAnsi="Helvetica" w:cs="Helvetica"/>
          <w:sz w:val="22"/>
          <w:szCs w:val="22"/>
          <w:lang w:val="en-US"/>
        </w:rPr>
        <w:t xml:space="preserve"> in Durant et al. 2007: Gotceitas et al. 1996; Nooker et al. 2005</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490865" w:rsidRPr="00E41A72">
        <w:rPr>
          <w:rFonts w:ascii="Helvetica" w:hAnsi="Helvetica" w:cs="Helvetica"/>
          <w:sz w:val="22"/>
          <w:szCs w:val="22"/>
          <w:lang w:val="en-US"/>
        </w:rPr>
        <w:t>However, when not explicitly tested</w:t>
      </w:r>
      <w:r w:rsidR="00CA050B" w:rsidRPr="00E41A72">
        <w:rPr>
          <w:rFonts w:ascii="Helvetica" w:hAnsi="Helvetica" w:cs="Helvetica"/>
          <w:sz w:val="22"/>
          <w:szCs w:val="22"/>
          <w:lang w:val="en-US"/>
        </w:rPr>
        <w:t xml:space="preserve"> (i.e., climate change studies)</w:t>
      </w:r>
      <w:r w:rsidR="00490865" w:rsidRPr="00E41A72">
        <w:rPr>
          <w:rFonts w:ascii="Helvetica" w:hAnsi="Helvetica" w:cs="Helvetica"/>
          <w:sz w:val="22"/>
          <w:szCs w:val="22"/>
          <w:lang w:val="en-US"/>
        </w:rPr>
        <w:t>, t</w:t>
      </w:r>
      <w:r w:rsidR="00694F59" w:rsidRPr="00E41A72">
        <w:rPr>
          <w:rFonts w:ascii="Helvetica" w:hAnsi="Helvetica" w:cs="Helvetica"/>
          <w:sz w:val="22"/>
          <w:szCs w:val="22"/>
          <w:lang w:val="en-US"/>
        </w:rPr>
        <w:t>he shape and strength of the relationship between consumer fitness and the relative timing of the interaction varies greatly</w:t>
      </w:r>
      <w:r w:rsidR="00C359B7" w:rsidRPr="00E41A72">
        <w:rPr>
          <w:rFonts w:ascii="Helvetica" w:hAnsi="Helvetica" w:cs="Helvetica"/>
          <w:sz w:val="22"/>
          <w:szCs w:val="22"/>
          <w:lang w:val="en-US"/>
        </w:rPr>
        <w:t xml:space="preserve"> (</w:t>
      </w:r>
      <w:r w:rsidR="00B82087" w:rsidRPr="00E41A72">
        <w:rPr>
          <w:rFonts w:ascii="Helvetica" w:hAnsi="Helvetica" w:cs="Helvetica"/>
          <w:sz w:val="22"/>
          <w:szCs w:val="22"/>
          <w:lang w:val="en-US"/>
        </w:rPr>
        <w:t xml:space="preserve">e.g., </w:t>
      </w:r>
      <w:r w:rsidR="00AE31D2" w:rsidRPr="00E41A72">
        <w:rPr>
          <w:rFonts w:ascii="Helvetica" w:hAnsi="Helvetica" w:cs="Helvetica"/>
          <w:sz w:val="22"/>
          <w:szCs w:val="22"/>
          <w:lang w:val="en-US"/>
        </w:rPr>
        <w:t>AO001, HMK003, HMK025, HMK054</w:t>
      </w:r>
      <w:r w:rsidR="00C359B7" w:rsidRPr="00E41A72">
        <w:rPr>
          <w:rFonts w:ascii="Helvetica" w:hAnsi="Helvetica" w:cs="Helvetica"/>
          <w:sz w:val="22"/>
          <w:szCs w:val="22"/>
          <w:lang w:val="en-US"/>
        </w:rPr>
        <w:t>)</w:t>
      </w:r>
      <w:r w:rsidR="00694F59" w:rsidRPr="00E41A72">
        <w:rPr>
          <w:rFonts w:ascii="Helvetica" w:hAnsi="Helvetica" w:cs="Helvetica"/>
          <w:sz w:val="22"/>
          <w:szCs w:val="22"/>
          <w:lang w:val="en-US"/>
        </w:rPr>
        <w:t xml:space="preserve">. </w:t>
      </w:r>
      <w:r w:rsidR="00694F59" w:rsidRPr="00E41A72">
        <w:rPr>
          <w:rFonts w:ascii="Helvetica" w:hAnsi="Helvetica" w:cs="Helvetica"/>
          <w:i/>
          <w:sz w:val="22"/>
          <w:szCs w:val="22"/>
          <w:lang w:val="en-US"/>
        </w:rPr>
        <w:t xml:space="preserve">Others have suggested that this is because </w:t>
      </w:r>
      <w:commentRangeStart w:id="36"/>
      <w:r w:rsidR="00694F59" w:rsidRPr="00E41A72">
        <w:rPr>
          <w:rFonts w:ascii="Helvetica" w:hAnsi="Helvetica" w:cs="Helvetica"/>
          <w:i/>
          <w:sz w:val="22"/>
          <w:szCs w:val="22"/>
          <w:lang w:val="en-US"/>
        </w:rPr>
        <w:t xml:space="preserve">of data limitations and the model’s implication of complex multitrophic dynamics </w:t>
      </w:r>
      <w:commentRangeEnd w:id="36"/>
      <w:r w:rsidR="009172C8" w:rsidRPr="00E41A72">
        <w:rPr>
          <w:rStyle w:val="CommentReference"/>
          <w:rFonts w:ascii="Helvetica" w:hAnsi="Helvetica"/>
          <w:sz w:val="22"/>
          <w:szCs w:val="22"/>
        </w:rPr>
        <w:commentReference w:id="36"/>
      </w:r>
      <w:r w:rsidR="00694F59" w:rsidRPr="00E41A72">
        <w:rPr>
          <w:rFonts w:ascii="Helvetica" w:hAnsi="Helvetica" w:cs="Helvetica"/>
          <w:i/>
          <w:sz w:val="22"/>
          <w:szCs w:val="22"/>
          <w:lang w:val="en-US"/>
        </w:rPr>
        <w:t>(Kerby chapter, Durant et al. 2007).</w:t>
      </w:r>
      <w:r w:rsidR="00694F59" w:rsidRPr="00E41A72">
        <w:rPr>
          <w:rFonts w:ascii="Helvetica" w:hAnsi="Helvetica" w:cs="Helvetica"/>
          <w:sz w:val="22"/>
          <w:szCs w:val="22"/>
          <w:lang w:val="en-US"/>
        </w:rPr>
        <w:t xml:space="preserve"> We argue that there are additional key </w:t>
      </w:r>
      <w:r w:rsidR="00694F59" w:rsidRPr="00E41A72">
        <w:rPr>
          <w:rFonts w:ascii="Helvetica" w:hAnsi="Helvetica" w:cs="Helvetica"/>
          <w:strike/>
          <w:sz w:val="22"/>
          <w:szCs w:val="22"/>
          <w:lang w:val="en-US"/>
        </w:rPr>
        <w:t>methodological and</w:t>
      </w:r>
      <w:r w:rsidR="00694F59" w:rsidRPr="00E41A72">
        <w:rPr>
          <w:rFonts w:ascii="Helvetica" w:hAnsi="Helvetica" w:cs="Helvetica"/>
          <w:sz w:val="22"/>
          <w:szCs w:val="22"/>
          <w:lang w:val="en-US"/>
        </w:rPr>
        <w:t xml:space="preserve"> conceptual re</w:t>
      </w:r>
      <w:r w:rsidR="009172C8" w:rsidRPr="00E41A72">
        <w:rPr>
          <w:rFonts w:ascii="Helvetica" w:hAnsi="Helvetica" w:cs="Helvetica"/>
          <w:sz w:val="22"/>
          <w:szCs w:val="22"/>
          <w:lang w:val="en-US"/>
        </w:rPr>
        <w:t>asons that make it difficult</w:t>
      </w:r>
      <w:r w:rsidR="00694F59" w:rsidRPr="00E41A72">
        <w:rPr>
          <w:rFonts w:ascii="Helvetica" w:hAnsi="Helvetica" w:cs="Helvetica"/>
          <w:sz w:val="22"/>
          <w:szCs w:val="22"/>
          <w:lang w:val="en-US"/>
        </w:rPr>
        <w:t xml:space="preserve"> to determine whether this hypothesis is widely supported in the context of climate change.</w:t>
      </w:r>
      <w:r w:rsidR="00851A01" w:rsidRPr="00E41A72">
        <w:rPr>
          <w:rFonts w:ascii="Helvetica" w:hAnsi="Helvetica" w:cs="Helvetica"/>
          <w:sz w:val="22"/>
          <w:szCs w:val="22"/>
          <w:lang w:val="en-US"/>
        </w:rPr>
        <w:t xml:space="preserve"> </w:t>
      </w:r>
      <w:commentRangeStart w:id="37"/>
      <w:r w:rsidR="0052479C" w:rsidRPr="00E41A72">
        <w:rPr>
          <w:rFonts w:ascii="Helvetica" w:hAnsi="Helvetica" w:cs="Helvetica"/>
          <w:sz w:val="22"/>
          <w:szCs w:val="22"/>
          <w:lang w:val="en-US"/>
        </w:rPr>
        <w:t xml:space="preserve">We now talk about these reasons: X, Y and </w:t>
      </w:r>
      <w:commentRangeStart w:id="38"/>
      <w:r w:rsidR="0052479C" w:rsidRPr="00E41A72">
        <w:rPr>
          <w:rFonts w:ascii="Helvetica" w:hAnsi="Helvetica" w:cs="Helvetica"/>
          <w:sz w:val="22"/>
          <w:szCs w:val="22"/>
          <w:lang w:val="en-US"/>
        </w:rPr>
        <w:t>Z</w:t>
      </w:r>
      <w:commentRangeEnd w:id="38"/>
      <w:r w:rsidR="007C5E78">
        <w:rPr>
          <w:rStyle w:val="CommentReference"/>
        </w:rPr>
        <w:commentReference w:id="38"/>
      </w:r>
      <w:r w:rsidR="0052479C" w:rsidRPr="00E41A72">
        <w:rPr>
          <w:rFonts w:ascii="Helvetica" w:hAnsi="Helvetica" w:cs="Helvetica"/>
          <w:sz w:val="22"/>
          <w:szCs w:val="22"/>
          <w:lang w:val="en-US"/>
        </w:rPr>
        <w:t>.</w:t>
      </w:r>
      <w:r w:rsidR="00E31379" w:rsidRPr="00E41A72">
        <w:rPr>
          <w:rFonts w:ascii="Helvetica" w:hAnsi="Helvetica" w:cs="Helvetica"/>
          <w:sz w:val="22"/>
          <w:szCs w:val="22"/>
          <w:lang w:val="en-US"/>
        </w:rPr>
        <w:t xml:space="preserve"> </w:t>
      </w:r>
      <w:commentRangeEnd w:id="37"/>
      <w:r w:rsidR="00EA343B">
        <w:rPr>
          <w:rStyle w:val="CommentReference"/>
        </w:rPr>
        <w:commentReference w:id="37"/>
      </w:r>
    </w:p>
    <w:p w14:paraId="5417BB35" w14:textId="77777777"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D75C3D6" w14:textId="19E6AB95" w:rsidR="00ED5DBD" w:rsidRPr="00E41A72" w:rsidRDefault="00ED5DBD"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39"/>
      <w:r w:rsidRPr="00E41A72">
        <w:rPr>
          <w:rFonts w:ascii="Helvetica" w:hAnsi="Helvetica" w:cs="Helvetica"/>
          <w:i/>
          <w:sz w:val="22"/>
          <w:szCs w:val="22"/>
          <w:lang w:val="en-US"/>
        </w:rPr>
        <w:t xml:space="preserve">i) </w:t>
      </w:r>
      <w:commentRangeStart w:id="40"/>
      <w:r w:rsidRPr="00E41A72">
        <w:rPr>
          <w:rFonts w:ascii="Helvetica" w:hAnsi="Helvetica" w:cs="Helvetica"/>
          <w:i/>
          <w:sz w:val="22"/>
          <w:szCs w:val="22"/>
          <w:lang w:val="en-US"/>
        </w:rPr>
        <w:t>Pre-climate change baseline</w:t>
      </w:r>
      <w:commentRangeEnd w:id="40"/>
      <w:r w:rsidR="00711C26" w:rsidRPr="00E41A72">
        <w:rPr>
          <w:rStyle w:val="CommentReference"/>
          <w:rFonts w:ascii="Helvetica" w:hAnsi="Helvetica"/>
          <w:i/>
          <w:sz w:val="22"/>
          <w:szCs w:val="22"/>
        </w:rPr>
        <w:commentReference w:id="40"/>
      </w:r>
      <w:commentRangeEnd w:id="39"/>
      <w:r w:rsidR="00795D2F">
        <w:rPr>
          <w:rStyle w:val="CommentReference"/>
        </w:rPr>
        <w:commentReference w:id="39"/>
      </w:r>
    </w:p>
    <w:p w14:paraId="0175F03B" w14:textId="0D6B6469" w:rsidR="00655995" w:rsidRPr="00E41A72" w:rsidRDefault="0082620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185FAB" w:rsidRPr="00E41A72">
        <w:rPr>
          <w:rFonts w:ascii="Helvetica" w:hAnsi="Helvetica" w:cs="Helvetica"/>
          <w:sz w:val="22"/>
          <w:szCs w:val="22"/>
          <w:lang w:val="en-US"/>
        </w:rPr>
        <w:t xml:space="preserve">The concept of pre-climate change baseline (i.e., </w:t>
      </w:r>
      <w:commentRangeStart w:id="41"/>
      <w:r w:rsidR="00185FAB" w:rsidRPr="00E41A72">
        <w:rPr>
          <w:rFonts w:ascii="Helvetica" w:hAnsi="Helvetica" w:cs="Helvetica"/>
          <w:sz w:val="22"/>
          <w:szCs w:val="22"/>
          <w:lang w:val="en-US"/>
        </w:rPr>
        <w:t>defining the natural level of variation</w:t>
      </w:r>
      <w:commentRangeEnd w:id="41"/>
      <w:r w:rsidR="00EB5171">
        <w:rPr>
          <w:rStyle w:val="CommentReference"/>
        </w:rPr>
        <w:commentReference w:id="41"/>
      </w:r>
      <w:r w:rsidR="00185FAB" w:rsidRPr="00E41A72">
        <w:rPr>
          <w:rFonts w:ascii="Helvetica" w:hAnsi="Helvetica" w:cs="Helvetica"/>
          <w:sz w:val="22"/>
          <w:szCs w:val="22"/>
          <w:lang w:val="en-US"/>
        </w:rPr>
        <w:t>)</w:t>
      </w:r>
      <w:r w:rsidR="007E51C0" w:rsidRPr="00E41A72">
        <w:rPr>
          <w:rFonts w:ascii="Helvetica" w:hAnsi="Helvetica" w:cs="Helvetica"/>
          <w:sz w:val="22"/>
          <w:szCs w:val="22"/>
          <w:lang w:val="en-US"/>
        </w:rPr>
        <w:t xml:space="preserve"> </w:t>
      </w:r>
      <w:r w:rsidR="00185FAB" w:rsidRPr="00E41A72">
        <w:rPr>
          <w:rFonts w:ascii="Helvetica" w:hAnsi="Helvetica" w:cs="Helvetica"/>
          <w:sz w:val="22"/>
          <w:szCs w:val="22"/>
          <w:lang w:val="en-US"/>
        </w:rPr>
        <w:t>is rarely, if ever, considered by trophic synchrony studies</w:t>
      </w:r>
      <w:r w:rsidR="007E51C0" w:rsidRPr="00E41A72">
        <w:rPr>
          <w:rFonts w:ascii="Helvetica" w:hAnsi="Helvetica" w:cs="Helvetica"/>
          <w:sz w:val="22"/>
          <w:szCs w:val="22"/>
          <w:lang w:val="en-US"/>
        </w:rPr>
        <w:t>; yet, e</w:t>
      </w:r>
      <w:r w:rsidRPr="00E41A72">
        <w:rPr>
          <w:rFonts w:ascii="Helvetica" w:hAnsi="Helvetica" w:cs="Helvetica"/>
          <w:sz w:val="22"/>
          <w:szCs w:val="22"/>
          <w:lang w:val="en-US"/>
        </w:rPr>
        <w:t xml:space="preserve">stablishing </w:t>
      </w:r>
      <w:r w:rsidR="007E51C0" w:rsidRPr="00E41A72">
        <w:rPr>
          <w:rFonts w:ascii="Helvetica" w:hAnsi="Helvetica" w:cs="Helvetica"/>
          <w:sz w:val="22"/>
          <w:szCs w:val="22"/>
          <w:lang w:val="en-US"/>
        </w:rPr>
        <w:t xml:space="preserve">one in a system has </w:t>
      </w:r>
      <w:commentRangeStart w:id="42"/>
      <w:r w:rsidR="005D754C" w:rsidRPr="00E41A72">
        <w:rPr>
          <w:rFonts w:ascii="Helvetica" w:hAnsi="Helvetica" w:cs="Helvetica"/>
          <w:sz w:val="22"/>
          <w:szCs w:val="22"/>
          <w:lang w:val="en-US"/>
        </w:rPr>
        <w:t xml:space="preserve">important implications </w:t>
      </w:r>
      <w:commentRangeEnd w:id="42"/>
      <w:r w:rsidR="00A06CD2">
        <w:rPr>
          <w:rStyle w:val="CommentReference"/>
        </w:rPr>
        <w:commentReference w:id="42"/>
      </w:r>
      <w:r w:rsidR="005D754C" w:rsidRPr="00E41A72">
        <w:rPr>
          <w:rFonts w:ascii="Helvetica" w:hAnsi="Helvetica" w:cs="Helvetica"/>
          <w:sz w:val="22"/>
          <w:szCs w:val="22"/>
          <w:lang w:val="en-US"/>
        </w:rPr>
        <w:t xml:space="preserve">for </w:t>
      </w:r>
      <w:r w:rsidR="00916D06" w:rsidRPr="00E41A72">
        <w:rPr>
          <w:rFonts w:ascii="Helvetica" w:hAnsi="Helvetica" w:cs="Helvetica"/>
          <w:sz w:val="22"/>
          <w:szCs w:val="22"/>
          <w:lang w:val="en-US"/>
        </w:rPr>
        <w:t xml:space="preserve">the Cushing hypothesis in </w:t>
      </w:r>
      <w:r w:rsidR="005D754C" w:rsidRPr="00E41A72">
        <w:rPr>
          <w:rFonts w:ascii="Helvetica" w:hAnsi="Helvetica" w:cs="Helvetica"/>
          <w:sz w:val="22"/>
          <w:szCs w:val="22"/>
          <w:lang w:val="en-US"/>
        </w:rPr>
        <w:t>climate change studies</w:t>
      </w:r>
      <w:r w:rsidR="004B418C" w:rsidRPr="00E41A72">
        <w:rPr>
          <w:rFonts w:ascii="Helvetica" w:hAnsi="Helvetica" w:cs="Helvetica"/>
          <w:sz w:val="22"/>
          <w:szCs w:val="22"/>
          <w:lang w:val="en-US"/>
        </w:rPr>
        <w:t xml:space="preserve">. </w:t>
      </w:r>
      <w:r w:rsidR="00505B5D" w:rsidRPr="00E41A72">
        <w:rPr>
          <w:rFonts w:ascii="Helvetica" w:hAnsi="Helvetica" w:cs="Helvetica"/>
          <w:sz w:val="22"/>
          <w:szCs w:val="22"/>
          <w:lang w:val="en-US"/>
        </w:rPr>
        <w:t xml:space="preserve">Of the studies we considered, only 20% of the studies </w:t>
      </w:r>
      <w:r w:rsidR="00CD69E3" w:rsidRPr="00E41A72">
        <w:rPr>
          <w:rFonts w:ascii="Helvetica" w:hAnsi="Helvetica" w:cs="Helvetica"/>
          <w:sz w:val="22"/>
          <w:szCs w:val="22"/>
          <w:lang w:val="en-US"/>
        </w:rPr>
        <w:t xml:space="preserve">began before the early 1980s, </w:t>
      </w:r>
      <w:r w:rsidR="001B0F95" w:rsidRPr="00E41A72">
        <w:rPr>
          <w:rFonts w:ascii="Helvetica" w:hAnsi="Helvetica" w:cs="Helvetica"/>
          <w:sz w:val="22"/>
          <w:szCs w:val="22"/>
          <w:lang w:val="en-US"/>
        </w:rPr>
        <w:t xml:space="preserve">the same time as </w:t>
      </w:r>
      <w:ins w:id="43" w:author="Elizabeth Wolkovich" w:date="2018-10-28T22:08:00Z">
        <w:r w:rsidR="00145140">
          <w:rPr>
            <w:rFonts w:ascii="Helvetica" w:hAnsi="Helvetica" w:cs="Helvetica"/>
            <w:sz w:val="22"/>
            <w:szCs w:val="22"/>
            <w:lang w:val="en-US"/>
          </w:rPr>
          <w:t xml:space="preserve">pronounced </w:t>
        </w:r>
      </w:ins>
      <w:r w:rsidR="001B0F95" w:rsidRPr="00E41A72">
        <w:rPr>
          <w:rFonts w:ascii="Helvetica" w:hAnsi="Helvetica" w:cs="Helvetica"/>
          <w:sz w:val="22"/>
          <w:szCs w:val="22"/>
          <w:lang w:val="en-US"/>
        </w:rPr>
        <w:t>recent climate change began</w:t>
      </w:r>
      <w:r w:rsidR="00B44C0E" w:rsidRPr="00E41A72">
        <w:rPr>
          <w:rFonts w:ascii="Helvetica" w:hAnsi="Helvetica" w:cs="Helvetica"/>
          <w:sz w:val="22"/>
          <w:szCs w:val="22"/>
          <w:lang w:val="en-US"/>
        </w:rPr>
        <w:t xml:space="preserve">. This is </w:t>
      </w:r>
      <w:r w:rsidR="001B0F95" w:rsidRPr="00E41A72">
        <w:rPr>
          <w:rFonts w:ascii="Helvetica" w:hAnsi="Helvetica" w:cs="Helvetica"/>
          <w:sz w:val="22"/>
          <w:szCs w:val="22"/>
          <w:lang w:val="en-US"/>
        </w:rPr>
        <w:t>a similar proportion to the trophic synchrony literature</w:t>
      </w:r>
      <w:r w:rsidR="00150AB3" w:rsidRPr="00E41A72">
        <w:rPr>
          <w:rFonts w:ascii="Helvetica" w:hAnsi="Helvetica" w:cs="Helvetica"/>
          <w:sz w:val="22"/>
          <w:szCs w:val="22"/>
          <w:lang w:val="en-US"/>
        </w:rPr>
        <w:t>,</w:t>
      </w:r>
      <w:r w:rsidR="001B0F95" w:rsidRPr="00E41A72">
        <w:rPr>
          <w:rFonts w:ascii="Helvetica" w:hAnsi="Helvetica" w:cs="Helvetica"/>
          <w:sz w:val="22"/>
          <w:szCs w:val="22"/>
          <w:lang w:val="en-US"/>
        </w:rPr>
        <w:t xml:space="preserve"> </w:t>
      </w:r>
      <w:r w:rsidR="00150AB3" w:rsidRPr="00E41A72">
        <w:rPr>
          <w:rFonts w:ascii="Helvetica" w:hAnsi="Helvetica" w:cs="Helvetica"/>
          <w:sz w:val="22"/>
          <w:szCs w:val="22"/>
          <w:lang w:val="en-US"/>
        </w:rPr>
        <w:t xml:space="preserve">which does not necessarily consider the ecological consequences of shifts in synchrony </w:t>
      </w:r>
      <w:r w:rsidR="00B44C0E" w:rsidRPr="00E41A72">
        <w:rPr>
          <w:rFonts w:ascii="Helvetica" w:hAnsi="Helvetica" w:cs="Helvetica"/>
          <w:sz w:val="22"/>
          <w:szCs w:val="22"/>
          <w:lang w:val="en-US"/>
        </w:rPr>
        <w:t>(Kharouba et al. 2018).</w:t>
      </w:r>
      <w:r w:rsidR="00150AB3"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In these cases, it is not known what the pre-climate change baseline </w:t>
      </w:r>
      <w:r w:rsidR="005D754C" w:rsidRPr="00E41A72">
        <w:rPr>
          <w:rFonts w:ascii="Helvetica" w:hAnsi="Helvetica" w:cs="Helvetica"/>
          <w:i/>
          <w:iCs/>
          <w:sz w:val="22"/>
          <w:szCs w:val="22"/>
          <w:lang w:val="en-US"/>
        </w:rPr>
        <w:t>should</w:t>
      </w:r>
      <w:r w:rsidR="005D754C" w:rsidRPr="00E41A72">
        <w:rPr>
          <w:rFonts w:ascii="Helvetica" w:hAnsi="Helvetica" w:cs="Helvetica"/>
          <w:sz w:val="22"/>
          <w:szCs w:val="22"/>
          <w:lang w:val="en-US"/>
        </w:rPr>
        <w:t xml:space="preserve"> be</w:t>
      </w:r>
      <w:r w:rsidR="00706FE0" w:rsidRPr="00E41A72">
        <w:rPr>
          <w:rFonts w:ascii="Helvetica" w:hAnsi="Helvetica" w:cs="Helvetica"/>
          <w:sz w:val="22"/>
          <w:szCs w:val="22"/>
          <w:lang w:val="en-US"/>
        </w:rPr>
        <w:t xml:space="preserve"> and thus whether there has been a divergence in synchrony</w:t>
      </w:r>
      <w:r w:rsidR="00B8602A"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due to climate change </w:t>
      </w:r>
      <w:r w:rsidR="00B8602A" w:rsidRPr="00E41A72">
        <w:rPr>
          <w:rFonts w:ascii="Helvetica" w:hAnsi="Helvetica" w:cs="Helvetica"/>
          <w:sz w:val="22"/>
          <w:szCs w:val="22"/>
          <w:lang w:val="en-US"/>
        </w:rPr>
        <w:t>(Figure 2</w:t>
      </w:r>
      <w:r w:rsidR="00706FE0" w:rsidRPr="00E41A72">
        <w:rPr>
          <w:rFonts w:ascii="Helvetica" w:hAnsi="Helvetica" w:cs="Helvetica"/>
          <w:sz w:val="22"/>
          <w:szCs w:val="22"/>
          <w:lang w:val="en-US"/>
        </w:rPr>
        <w:t>a</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C0695D" w:rsidRPr="00E41A72">
        <w:rPr>
          <w:rFonts w:ascii="Helvetica" w:hAnsi="Helvetica" w:cs="Helvetica"/>
          <w:sz w:val="22"/>
          <w:szCs w:val="22"/>
          <w:lang w:val="en-US"/>
        </w:rPr>
        <w:t xml:space="preserve">Even those </w:t>
      </w:r>
      <w:r w:rsidR="005D754C" w:rsidRPr="00E41A72">
        <w:rPr>
          <w:rFonts w:ascii="Helvetica" w:hAnsi="Helvetica" w:cs="Helvetica"/>
          <w:sz w:val="22"/>
          <w:szCs w:val="22"/>
          <w:lang w:val="en-US"/>
        </w:rPr>
        <w:t xml:space="preserve">studies with longer time-series that extend into earlier decades than the 1980s do not </w:t>
      </w:r>
      <w:r w:rsidR="00706FE0" w:rsidRPr="00E41A72">
        <w:rPr>
          <w:rFonts w:ascii="Helvetica" w:hAnsi="Helvetica" w:cs="Helvetica"/>
          <w:sz w:val="22"/>
          <w:szCs w:val="22"/>
          <w:lang w:val="en-US"/>
        </w:rPr>
        <w:t xml:space="preserve">explicitly </w:t>
      </w:r>
      <w:r w:rsidR="005D754C" w:rsidRPr="00E41A72">
        <w:rPr>
          <w:rFonts w:ascii="Helvetica" w:hAnsi="Helvetica" w:cs="Helvetica"/>
          <w:sz w:val="22"/>
          <w:szCs w:val="22"/>
          <w:lang w:val="en-US"/>
        </w:rPr>
        <w:t xml:space="preserve">define a pre-climate change baseline </w:t>
      </w:r>
      <w:r w:rsidR="00362649" w:rsidRPr="00E41A72">
        <w:rPr>
          <w:rFonts w:ascii="Helvetica" w:hAnsi="Helvetica" w:cs="Helvetica"/>
          <w:sz w:val="22"/>
          <w:szCs w:val="22"/>
          <w:lang w:val="en-US"/>
        </w:rPr>
        <w:t xml:space="preserve">in synchrony </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e.g. </w:t>
      </w:r>
      <w:commentRangeStart w:id="44"/>
      <w:r w:rsidR="00AA4984" w:rsidRPr="00E41A72">
        <w:rPr>
          <w:rFonts w:ascii="Helvetica" w:hAnsi="Helvetica" w:cs="Helvetica"/>
          <w:sz w:val="22"/>
          <w:szCs w:val="22"/>
          <w:lang w:val="en-US"/>
        </w:rPr>
        <w:t>AO001</w:t>
      </w:r>
      <w:commentRangeEnd w:id="44"/>
      <w:r w:rsidR="00AA4984" w:rsidRPr="00E41A72">
        <w:rPr>
          <w:rStyle w:val="CommentReference"/>
          <w:rFonts w:ascii="Helvetica" w:hAnsi="Helvetica"/>
          <w:sz w:val="22"/>
          <w:szCs w:val="22"/>
        </w:rPr>
        <w:commentReference w:id="44"/>
      </w:r>
      <w:r w:rsidR="00AA4984" w:rsidRPr="00E41A72">
        <w:rPr>
          <w:rFonts w:ascii="Helvetica" w:hAnsi="Helvetica" w:cs="Helvetica"/>
          <w:sz w:val="22"/>
          <w:szCs w:val="22"/>
          <w:lang w:val="en-US"/>
        </w:rPr>
        <w:t xml:space="preserve">, </w:t>
      </w:r>
      <w:r w:rsidR="00C63ECE" w:rsidRPr="00E41A72">
        <w:rPr>
          <w:rFonts w:ascii="Helvetica" w:hAnsi="Helvetica" w:cs="Helvetica"/>
          <w:sz w:val="22"/>
          <w:szCs w:val="22"/>
          <w:lang w:val="en-US"/>
        </w:rPr>
        <w:t>HMK050</w:t>
      </w:r>
      <w:r w:rsidR="00706FE0" w:rsidRPr="00E41A72">
        <w:rPr>
          <w:rFonts w:ascii="Helvetica" w:hAnsi="Helvetica" w:cs="Helvetica"/>
          <w:sz w:val="22"/>
          <w:szCs w:val="22"/>
          <w:lang w:val="en-US"/>
        </w:rPr>
        <w:t>)</w:t>
      </w:r>
      <w:r w:rsidR="00C63ECE" w:rsidRPr="00E41A72">
        <w:rPr>
          <w:rFonts w:ascii="Helvetica" w:hAnsi="Helvetica" w:cs="Helvetica"/>
          <w:sz w:val="22"/>
          <w:szCs w:val="22"/>
          <w:lang w:val="en-US"/>
        </w:rPr>
        <w:t xml:space="preserve">. </w:t>
      </w:r>
    </w:p>
    <w:p w14:paraId="30F922F0"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C0A1F55" w14:textId="24C57D55" w:rsidR="009255BB" w:rsidRPr="00E41A72" w:rsidRDefault="00655995"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45"/>
      <w:r w:rsidRPr="00E41A72">
        <w:rPr>
          <w:rFonts w:ascii="Helvetica" w:hAnsi="Helvetica" w:cs="Helvetica"/>
          <w:sz w:val="22"/>
          <w:szCs w:val="22"/>
          <w:lang w:val="en-US"/>
        </w:rPr>
        <w:t xml:space="preserve">There are two implications of not establishing a pre-climate change baseline. First, </w:t>
      </w:r>
      <w:r w:rsidR="009C2DD2" w:rsidRPr="00E41A72">
        <w:rPr>
          <w:rFonts w:ascii="Helvetica" w:hAnsi="Helvetica" w:cs="Helvetica"/>
          <w:sz w:val="22"/>
          <w:szCs w:val="22"/>
          <w:lang w:val="en-US"/>
        </w:rPr>
        <w:t>t</w:t>
      </w:r>
      <w:r w:rsidR="0005544C" w:rsidRPr="00E41A72">
        <w:rPr>
          <w:rFonts w:ascii="Helvetica" w:hAnsi="Helvetica" w:cs="Helvetica"/>
          <w:sz w:val="22"/>
          <w:szCs w:val="22"/>
          <w:lang w:val="en-US"/>
        </w:rPr>
        <w:t>hese studies</w:t>
      </w:r>
      <w:r w:rsidR="00C63ECE" w:rsidRPr="00E41A72">
        <w:rPr>
          <w:rFonts w:ascii="Helvetica" w:hAnsi="Helvetica" w:cs="Helvetica"/>
          <w:sz w:val="22"/>
          <w:szCs w:val="22"/>
          <w:lang w:val="en-US"/>
        </w:rPr>
        <w:t xml:space="preserve"> </w:t>
      </w:r>
      <w:r w:rsidR="009B3FA4" w:rsidRPr="00E41A72">
        <w:rPr>
          <w:rFonts w:ascii="Helvetica" w:hAnsi="Helvetica" w:cs="Helvetica"/>
          <w:sz w:val="22"/>
          <w:szCs w:val="22"/>
          <w:lang w:val="en-US"/>
        </w:rPr>
        <w:t>are implicitly assuming</w:t>
      </w:r>
      <w:r w:rsidR="005D754C" w:rsidRPr="00E41A72">
        <w:rPr>
          <w:rFonts w:ascii="Helvetica" w:hAnsi="Helvetica" w:cs="Helvetica"/>
          <w:sz w:val="22"/>
          <w:szCs w:val="22"/>
          <w:lang w:val="en-US"/>
        </w:rPr>
        <w:t xml:space="preserve"> conditions of stationarity</w:t>
      </w:r>
      <w:r w:rsidR="00706FE0" w:rsidRPr="00E41A72">
        <w:rPr>
          <w:rFonts w:ascii="Helvetica" w:hAnsi="Helvetica" w:cs="Helvetica"/>
          <w:sz w:val="22"/>
          <w:szCs w:val="22"/>
          <w:lang w:val="en-US"/>
        </w:rPr>
        <w:t xml:space="preserve"> (i.e.,</w:t>
      </w:r>
      <w:r w:rsidR="00362649" w:rsidRPr="00E41A72">
        <w:rPr>
          <w:rFonts w:ascii="Helvetica" w:hAnsi="Helvetica" w:cs="Helvetica"/>
          <w:sz w:val="22"/>
          <w:szCs w:val="22"/>
          <w:lang w:val="en-US"/>
        </w:rPr>
        <w:t xml:space="preserve"> constant underlying probability distribution</w:t>
      </w:r>
      <w:r w:rsidR="00706FE0" w:rsidRPr="00E41A72">
        <w:rPr>
          <w:rFonts w:ascii="Helvetica" w:hAnsi="Helvetica" w:cs="Helvetica"/>
          <w:sz w:val="22"/>
          <w:szCs w:val="22"/>
          <w:lang w:val="en-US"/>
        </w:rPr>
        <w:t>)</w:t>
      </w:r>
      <w:r w:rsidR="00362649" w:rsidRPr="00E41A72">
        <w:rPr>
          <w:rFonts w:ascii="Helvetica" w:hAnsi="Helvetica" w:cs="Helvetica"/>
          <w:sz w:val="22"/>
          <w:szCs w:val="22"/>
          <w:lang w:val="en-US"/>
        </w:rPr>
        <w:t xml:space="preserve"> </w:t>
      </w:r>
      <w:r w:rsidR="0061419E" w:rsidRPr="00E41A72">
        <w:rPr>
          <w:rFonts w:ascii="Helvetica" w:hAnsi="Helvetica" w:cs="Helvetica"/>
          <w:sz w:val="22"/>
          <w:szCs w:val="22"/>
          <w:lang w:val="en-US"/>
        </w:rPr>
        <w:t xml:space="preserve">before climate change occurred </w:t>
      </w:r>
      <w:r w:rsidR="00362649" w:rsidRPr="00E41A72">
        <w:rPr>
          <w:rFonts w:ascii="Helvetica" w:hAnsi="Helvetica" w:cs="Helvetica"/>
          <w:sz w:val="22"/>
          <w:szCs w:val="22"/>
          <w:lang w:val="en-US"/>
        </w:rPr>
        <w:t>(Wolkovich et al. 2014)</w:t>
      </w:r>
      <w:r w:rsidR="005D754C" w:rsidRPr="00E41A72">
        <w:rPr>
          <w:rFonts w:ascii="Helvetica" w:hAnsi="Helvetica" w:cs="Helvetica"/>
          <w:sz w:val="22"/>
          <w:szCs w:val="22"/>
          <w:lang w:val="en-US"/>
        </w:rPr>
        <w:t>. This is problematic when climate change has led to non-stationarity to different extents in different systems (Wolkovich et al. 2014).</w:t>
      </w:r>
      <w:r w:rsidR="00D45AEB" w:rsidRPr="00E41A72">
        <w:rPr>
          <w:rFonts w:ascii="Helvetica" w:hAnsi="Helvetica" w:cs="Helvetica"/>
          <w:sz w:val="22"/>
          <w:szCs w:val="22"/>
          <w:lang w:val="en-US"/>
        </w:rPr>
        <w:t xml:space="preserve"> </w:t>
      </w:r>
      <w:r w:rsidR="00012E10" w:rsidRPr="00E41A72">
        <w:rPr>
          <w:rFonts w:ascii="Helvetica" w:hAnsi="Helvetica" w:cs="Helvetica"/>
          <w:sz w:val="22"/>
          <w:szCs w:val="22"/>
          <w:lang w:val="en-US"/>
        </w:rPr>
        <w:t xml:space="preserve">Without a defined pre-climate change baseline in the system, it is difficult to determine how much of the observed change in the interaction can be attributed to climate change versus </w:t>
      </w:r>
      <w:commentRangeStart w:id="46"/>
      <w:r w:rsidR="00012E10" w:rsidRPr="00E41A72">
        <w:rPr>
          <w:rFonts w:ascii="Helvetica" w:hAnsi="Helvetica" w:cs="Helvetica"/>
          <w:sz w:val="22"/>
          <w:szCs w:val="22"/>
          <w:lang w:val="en-US"/>
        </w:rPr>
        <w:t>natural variation</w:t>
      </w:r>
      <w:commentRangeEnd w:id="46"/>
      <w:r w:rsidR="00145140">
        <w:rPr>
          <w:rStyle w:val="CommentReference"/>
        </w:rPr>
        <w:commentReference w:id="46"/>
      </w:r>
      <w:r w:rsidR="00012E10" w:rsidRPr="00E41A72">
        <w:rPr>
          <w:rFonts w:ascii="Helvetica" w:hAnsi="Helvetica" w:cs="Helvetica"/>
          <w:sz w:val="22"/>
          <w:szCs w:val="22"/>
          <w:lang w:val="en-US"/>
        </w:rPr>
        <w:t xml:space="preserve">. </w:t>
      </w:r>
      <w:r w:rsidR="00660CDC" w:rsidRPr="00E41A72">
        <w:rPr>
          <w:rFonts w:ascii="Helvetica" w:hAnsi="Helvetica" w:cs="Helvetica"/>
          <w:sz w:val="22"/>
          <w:szCs w:val="22"/>
          <w:lang w:val="en-US"/>
        </w:rPr>
        <w:t xml:space="preserve">Identifying the key driver of change for threatened species is key for the prioritization of conservation management decisions.  </w:t>
      </w:r>
    </w:p>
    <w:p w14:paraId="09F4C95E" w14:textId="77777777" w:rsidR="00024CB9" w:rsidRPr="00E41A72" w:rsidRDefault="00024CB9"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A5AC509" w14:textId="61F49B34" w:rsidR="005D754C" w:rsidRPr="00E41A72" w:rsidRDefault="00DA276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285D31" w:rsidRPr="00E41A72">
        <w:rPr>
          <w:rFonts w:ascii="Helvetica" w:hAnsi="Helvetica" w:cs="Helvetica"/>
          <w:sz w:val="22"/>
          <w:szCs w:val="22"/>
          <w:lang w:val="en-US"/>
        </w:rPr>
        <w:t>Second</w:t>
      </w:r>
      <w:r w:rsidR="005D754C" w:rsidRPr="00E41A72">
        <w:rPr>
          <w:rFonts w:ascii="Helvetica" w:hAnsi="Helvetica" w:cs="Helvetica"/>
          <w:sz w:val="22"/>
          <w:szCs w:val="22"/>
          <w:lang w:val="en-US"/>
        </w:rPr>
        <w:t xml:space="preserve">, </w:t>
      </w:r>
      <w:r w:rsidR="009C2DD2" w:rsidRPr="00E41A72">
        <w:rPr>
          <w:rFonts w:ascii="Helvetica" w:hAnsi="Helvetica" w:cs="Helvetica"/>
          <w:sz w:val="22"/>
          <w:szCs w:val="22"/>
          <w:lang w:val="en-US"/>
        </w:rPr>
        <w:t>these</w:t>
      </w:r>
      <w:r w:rsidR="005D754C" w:rsidRPr="00E41A72">
        <w:rPr>
          <w:rFonts w:ascii="Helvetica" w:hAnsi="Helvetica" w:cs="Helvetica"/>
          <w:sz w:val="22"/>
          <w:szCs w:val="22"/>
          <w:lang w:val="en-US"/>
        </w:rPr>
        <w:t xml:space="preserve"> studies </w:t>
      </w:r>
      <w:r w:rsidR="009C2DD2" w:rsidRPr="00E41A72">
        <w:rPr>
          <w:rFonts w:ascii="Helvetica" w:hAnsi="Helvetica" w:cs="Helvetica"/>
          <w:sz w:val="22"/>
          <w:szCs w:val="22"/>
          <w:lang w:val="en-US"/>
        </w:rPr>
        <w:t xml:space="preserve">are </w:t>
      </w:r>
      <w:r w:rsidR="005D754C" w:rsidRPr="00E41A72">
        <w:rPr>
          <w:rFonts w:ascii="Helvetica" w:hAnsi="Helvetica" w:cs="Helvetica"/>
          <w:sz w:val="22"/>
          <w:szCs w:val="22"/>
          <w:lang w:val="en-US"/>
        </w:rPr>
        <w:t>confound</w:t>
      </w:r>
      <w:r w:rsidR="009C2DD2" w:rsidRPr="00E41A72">
        <w:rPr>
          <w:rFonts w:ascii="Helvetica" w:hAnsi="Helvetica" w:cs="Helvetica"/>
          <w:sz w:val="22"/>
          <w:szCs w:val="22"/>
          <w:lang w:val="en-US"/>
        </w:rPr>
        <w:t>ing</w:t>
      </w:r>
      <w:r w:rsidR="005D754C" w:rsidRPr="00E41A72">
        <w:rPr>
          <w:rFonts w:ascii="Helvetica" w:hAnsi="Helvetica" w:cs="Helvetica"/>
          <w:sz w:val="22"/>
          <w:szCs w:val="22"/>
          <w:lang w:val="en-US"/>
        </w:rPr>
        <w:t xml:space="preserve"> a pre-climate change baseline with the peak of Cushing curve</w:t>
      </w:r>
      <w:r w:rsidR="005A645A" w:rsidRPr="00E41A72">
        <w:rPr>
          <w:rFonts w:ascii="Helvetica" w:hAnsi="Helvetica" w:cs="Helvetica"/>
          <w:sz w:val="22"/>
          <w:szCs w:val="22"/>
          <w:lang w:val="en-US"/>
        </w:rPr>
        <w:t>: the hypothesis</w:t>
      </w:r>
      <w:r w:rsidR="005D754C" w:rsidRPr="00E41A72">
        <w:rPr>
          <w:rFonts w:ascii="Helvetica" w:hAnsi="Helvetica" w:cs="Helvetica"/>
          <w:sz w:val="22"/>
          <w:szCs w:val="22"/>
          <w:lang w:val="en-US"/>
        </w:rPr>
        <w:t xml:space="preserve"> that fitness wa</w:t>
      </w:r>
      <w:r w:rsidR="001925FC" w:rsidRPr="00E41A72">
        <w:rPr>
          <w:rFonts w:ascii="Helvetica" w:hAnsi="Helvetica" w:cs="Helvetica"/>
          <w:sz w:val="22"/>
          <w:szCs w:val="22"/>
          <w:lang w:val="en-US"/>
        </w:rPr>
        <w:t xml:space="preserve">s highest before climate change </w:t>
      </w:r>
      <w:r w:rsidR="00A45716" w:rsidRPr="00E41A72">
        <w:rPr>
          <w:rFonts w:ascii="Helvetica" w:hAnsi="Helvetica" w:cs="Helvetica"/>
          <w:sz w:val="22"/>
          <w:szCs w:val="22"/>
          <w:lang w:val="en-US"/>
        </w:rPr>
        <w:t>because</w:t>
      </w:r>
      <w:r w:rsidR="001925FC" w:rsidRPr="00E41A72">
        <w:rPr>
          <w:rFonts w:ascii="Helvetica" w:hAnsi="Helvetica" w:cs="Helvetica"/>
          <w:sz w:val="22"/>
          <w:szCs w:val="22"/>
          <w:lang w:val="en-US"/>
        </w:rPr>
        <w:t xml:space="preserve"> the consumer’s timing was well matched to the resource’s </w:t>
      </w:r>
      <w:r w:rsidR="00B8602A" w:rsidRPr="00E41A72">
        <w:rPr>
          <w:rFonts w:ascii="Helvetica" w:hAnsi="Helvetica" w:cs="Helvetica"/>
          <w:sz w:val="22"/>
          <w:szCs w:val="22"/>
          <w:lang w:val="en-US"/>
        </w:rPr>
        <w:t>(Figure 2</w:t>
      </w:r>
      <w:r w:rsidR="00AF3B5F" w:rsidRPr="00E41A72">
        <w:rPr>
          <w:rFonts w:ascii="Helvetica" w:hAnsi="Helvetica" w:cs="Helvetica"/>
          <w:sz w:val="22"/>
          <w:szCs w:val="22"/>
          <w:lang w:val="en-US"/>
        </w:rPr>
        <w:t>b</w:t>
      </w:r>
      <w:r w:rsidR="003414AF" w:rsidRPr="00E41A72">
        <w:rPr>
          <w:rFonts w:ascii="Helvetica" w:hAnsi="Helvetica" w:cs="Helvetica"/>
          <w:sz w:val="22"/>
          <w:szCs w:val="22"/>
          <w:lang w:val="en-US"/>
        </w:rPr>
        <w:t>; Singer and Parmesan 2010</w:t>
      </w:r>
      <w:r w:rsidR="00B8602A"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The resulting prediction is that climate change will </w:t>
      </w:r>
      <w:r w:rsidR="00A45716" w:rsidRPr="00E41A72">
        <w:rPr>
          <w:rFonts w:ascii="Helvetica" w:hAnsi="Helvetica" w:cs="Helvetica"/>
          <w:sz w:val="22"/>
          <w:szCs w:val="22"/>
          <w:lang w:val="en-US"/>
        </w:rPr>
        <w:t>necessarily change the relative timing of the interaction</w:t>
      </w:r>
      <w:r w:rsidR="00AC7B6E" w:rsidRPr="00E41A72">
        <w:rPr>
          <w:rFonts w:ascii="Helvetica" w:hAnsi="Helvetica" w:cs="Helvetica"/>
          <w:sz w:val="22"/>
          <w:szCs w:val="22"/>
          <w:lang w:val="en-US"/>
        </w:rPr>
        <w:t xml:space="preserve"> (i.e. non-stationarity)</w:t>
      </w:r>
      <w:r w:rsidR="00A45716" w:rsidRPr="00E41A72">
        <w:rPr>
          <w:rFonts w:ascii="Helvetica" w:hAnsi="Helvetica" w:cs="Helvetica"/>
          <w:sz w:val="22"/>
          <w:szCs w:val="22"/>
          <w:lang w:val="en-US"/>
        </w:rPr>
        <w:t xml:space="preserve"> leading to a decline in the</w:t>
      </w:r>
      <w:r w:rsidR="005D754C" w:rsidRPr="00E41A72">
        <w:rPr>
          <w:rFonts w:ascii="Helvetica" w:hAnsi="Helvetica" w:cs="Helvetica"/>
          <w:sz w:val="22"/>
          <w:szCs w:val="22"/>
          <w:lang w:val="en-US"/>
        </w:rPr>
        <w:t xml:space="preserve"> consumer</w:t>
      </w:r>
      <w:r w:rsidR="00A45716" w:rsidRPr="00E41A72">
        <w:rPr>
          <w:rFonts w:ascii="Helvetica" w:hAnsi="Helvetica" w:cs="Helvetica"/>
          <w:sz w:val="22"/>
          <w:szCs w:val="22"/>
          <w:lang w:val="en-US"/>
        </w:rPr>
        <w:t>’s fitness</w:t>
      </w:r>
      <w:r w:rsidR="005D754C" w:rsidRPr="00E41A72">
        <w:rPr>
          <w:rFonts w:ascii="Helvetica" w:hAnsi="Helvetica" w:cs="Helvetica"/>
          <w:sz w:val="22"/>
          <w:szCs w:val="22"/>
          <w:lang w:val="en-US"/>
        </w:rPr>
        <w:t xml:space="preserve">. However, without knowledge of the pre-climate change baseline, it is difficult to predict the direction and magnitude of fitness consequences due to </w:t>
      </w:r>
      <w:r w:rsidR="00D30A45" w:rsidRPr="00E41A72">
        <w:rPr>
          <w:rFonts w:ascii="Helvetica" w:hAnsi="Helvetica" w:cs="Helvetica"/>
          <w:sz w:val="22"/>
          <w:szCs w:val="22"/>
          <w:lang w:val="en-US"/>
        </w:rPr>
        <w:t xml:space="preserve">climate change-driven </w:t>
      </w:r>
      <w:r w:rsidR="005D754C" w:rsidRPr="00E41A72">
        <w:rPr>
          <w:rFonts w:ascii="Helvetica" w:hAnsi="Helvetica" w:cs="Helvetica"/>
          <w:sz w:val="22"/>
          <w:szCs w:val="22"/>
          <w:lang w:val="en-US"/>
        </w:rPr>
        <w:t>shifts in synchrony</w:t>
      </w:r>
      <w:r w:rsidR="00AC7B6E" w:rsidRPr="00E41A72">
        <w:rPr>
          <w:rFonts w:ascii="Helvetica" w:hAnsi="Helvetica" w:cs="Helvetica"/>
          <w:sz w:val="22"/>
          <w:szCs w:val="22"/>
          <w:lang w:val="en-US"/>
        </w:rPr>
        <w:t xml:space="preserve"> (Figure 2c)</w:t>
      </w:r>
      <w:r w:rsidR="005D754C" w:rsidRPr="00E41A72">
        <w:rPr>
          <w:rFonts w:ascii="Helvetica" w:hAnsi="Helvetica" w:cs="Helvetica"/>
          <w:sz w:val="22"/>
          <w:szCs w:val="22"/>
          <w:lang w:val="en-US"/>
        </w:rPr>
        <w:t xml:space="preserve">. An alternative hypothesis put forward by </w:t>
      </w:r>
      <w:commentRangeStart w:id="47"/>
      <w:r w:rsidR="005D754C" w:rsidRPr="00E41A72">
        <w:rPr>
          <w:rFonts w:ascii="Helvetica" w:hAnsi="Helvetica" w:cs="Helvetica"/>
          <w:sz w:val="22"/>
          <w:szCs w:val="22"/>
          <w:lang w:val="en-US"/>
        </w:rPr>
        <w:t>Singer and Parmesan (2010</w:t>
      </w:r>
      <w:commentRangeEnd w:id="47"/>
      <w:r w:rsidR="00D00AD1" w:rsidRPr="00E41A72">
        <w:rPr>
          <w:rStyle w:val="CommentReference"/>
          <w:rFonts w:ascii="Helvetica" w:hAnsi="Helvetica"/>
          <w:sz w:val="22"/>
          <w:szCs w:val="22"/>
        </w:rPr>
        <w:commentReference w:id="47"/>
      </w:r>
      <w:r w:rsidR="005D754C" w:rsidRPr="00E41A72">
        <w:rPr>
          <w:rFonts w:ascii="Helvetica" w:hAnsi="Helvetica" w:cs="Helvetica"/>
          <w:sz w:val="22"/>
          <w:szCs w:val="22"/>
          <w:lang w:val="en-US"/>
        </w:rPr>
        <w:t>) suggests that</w:t>
      </w:r>
      <w:r w:rsidR="001A16F4" w:rsidRPr="00E41A72">
        <w:rPr>
          <w:rFonts w:ascii="Helvetica" w:hAnsi="Helvetica" w:cs="Helvetica"/>
          <w:sz w:val="22"/>
          <w:szCs w:val="22"/>
          <w:lang w:val="en-US"/>
        </w:rPr>
        <w:t xml:space="preserve"> in some contexts,</w:t>
      </w:r>
      <w:r w:rsidR="005D754C" w:rsidRPr="00E41A72">
        <w:rPr>
          <w:rFonts w:ascii="Helvetica" w:hAnsi="Helvetica" w:cs="Helvetica"/>
          <w:sz w:val="22"/>
          <w:szCs w:val="22"/>
          <w:lang w:val="en-US"/>
        </w:rPr>
        <w:t xml:space="preserve"> </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asynchrony</w:t>
      </w:r>
      <w:r w:rsidR="001A16F4" w:rsidRPr="00E41A72">
        <w:rPr>
          <w:rFonts w:ascii="Helvetica" w:hAnsi="Helvetica" w:cs="Helvetica"/>
          <w:sz w:val="22"/>
          <w:szCs w:val="22"/>
          <w:lang w:val="en-US"/>
        </w:rPr>
        <w:t>’</w:t>
      </w:r>
      <w:r w:rsidR="005D754C" w:rsidRPr="00E41A72">
        <w:rPr>
          <w:rFonts w:ascii="Helvetica" w:hAnsi="Helvetica" w:cs="Helvetica"/>
          <w:sz w:val="22"/>
          <w:szCs w:val="22"/>
          <w:lang w:val="en-US"/>
        </w:rPr>
        <w:t xml:space="preserve"> </w:t>
      </w:r>
      <w:r w:rsidR="001D5F21" w:rsidRPr="00E41A72">
        <w:rPr>
          <w:rFonts w:ascii="Helvetica" w:hAnsi="Helvetica" w:cs="Helvetica"/>
          <w:sz w:val="22"/>
          <w:szCs w:val="22"/>
          <w:lang w:val="en-US"/>
        </w:rPr>
        <w:t xml:space="preserve">(i.e. </w:t>
      </w:r>
      <w:r w:rsidR="00A45EB6" w:rsidRPr="00E41A72">
        <w:rPr>
          <w:rFonts w:ascii="Helvetica" w:hAnsi="Helvetica" w:cs="Helvetica"/>
          <w:sz w:val="22"/>
          <w:szCs w:val="22"/>
          <w:lang w:val="en-US"/>
        </w:rPr>
        <w:t xml:space="preserve">when </w:t>
      </w:r>
      <w:r w:rsidR="001D5F21" w:rsidRPr="00E41A72">
        <w:rPr>
          <w:rFonts w:ascii="Helvetica" w:hAnsi="Helvetica" w:cs="Helvetica"/>
          <w:sz w:val="22"/>
          <w:szCs w:val="22"/>
          <w:lang w:val="en-US"/>
        </w:rPr>
        <w:t xml:space="preserve">the most energetically demanding phase of the consumer is not lined up with the peak resource availability) </w:t>
      </w:r>
      <w:r w:rsidR="005D754C" w:rsidRPr="00E41A72">
        <w:rPr>
          <w:rFonts w:ascii="Helvetica" w:hAnsi="Helvetica" w:cs="Helvetica"/>
          <w:sz w:val="22"/>
          <w:szCs w:val="22"/>
          <w:lang w:val="en-US"/>
        </w:rPr>
        <w:t>may be the</w:t>
      </w:r>
      <w:r w:rsidR="001A16F4" w:rsidRPr="00E41A72">
        <w:rPr>
          <w:rFonts w:ascii="Helvetica" w:hAnsi="Helvetica" w:cs="Helvetica"/>
          <w:sz w:val="22"/>
          <w:szCs w:val="22"/>
          <w:lang w:val="en-US"/>
        </w:rPr>
        <w:t xml:space="preserve"> pre-climate change</w:t>
      </w:r>
      <w:r w:rsidR="005D754C" w:rsidRPr="00E41A72">
        <w:rPr>
          <w:rFonts w:ascii="Helvetica" w:hAnsi="Helvetica" w:cs="Helvetica"/>
          <w:sz w:val="22"/>
          <w:szCs w:val="22"/>
          <w:lang w:val="en-US"/>
        </w:rPr>
        <w:t xml:space="preserve"> baseline</w:t>
      </w:r>
      <w:r w:rsidR="007E0876" w:rsidRPr="00E41A72">
        <w:rPr>
          <w:rFonts w:ascii="Helvetica" w:hAnsi="Helvetica" w:cs="Helvetica"/>
          <w:sz w:val="22"/>
          <w:szCs w:val="22"/>
          <w:lang w:val="en-US"/>
        </w:rPr>
        <w:t>.</w:t>
      </w:r>
      <w:r w:rsidR="00A45EB6" w:rsidRPr="00E41A72">
        <w:rPr>
          <w:rFonts w:ascii="Helvetica" w:hAnsi="Helvetica" w:cs="Helvetica"/>
          <w:sz w:val="22"/>
          <w:szCs w:val="22"/>
          <w:lang w:val="en-US"/>
        </w:rPr>
        <w:t xml:space="preserve"> </w:t>
      </w:r>
      <w:r w:rsidR="007E0876" w:rsidRPr="00E41A72">
        <w:rPr>
          <w:rFonts w:ascii="Helvetica" w:hAnsi="Helvetica" w:cs="Helvetica"/>
          <w:sz w:val="22"/>
          <w:szCs w:val="22"/>
          <w:lang w:val="en-US"/>
        </w:rPr>
        <w:t xml:space="preserve">They suggest that this can arise due to a pre-existing life history strategy. </w:t>
      </w:r>
      <w:r w:rsidR="007A3CAF" w:rsidRPr="00E41A72">
        <w:rPr>
          <w:rFonts w:ascii="Helvetica" w:hAnsi="Helvetica" w:cs="Helvetica"/>
          <w:sz w:val="22"/>
          <w:szCs w:val="22"/>
          <w:lang w:val="en-US"/>
        </w:rPr>
        <w:t>In systems where asynchrony might be the baseline state, our ability to anticipate the effects of climate change will be</w:t>
      </w:r>
      <w:r w:rsidR="00A45EB6" w:rsidRPr="00E41A72">
        <w:rPr>
          <w:rFonts w:ascii="Helvetica" w:hAnsi="Helvetica" w:cs="Helvetica"/>
          <w:sz w:val="22"/>
          <w:szCs w:val="22"/>
          <w:lang w:val="en-US"/>
        </w:rPr>
        <w:t xml:space="preserve"> </w:t>
      </w:r>
      <w:r w:rsidR="005D754C" w:rsidRPr="00E41A72">
        <w:rPr>
          <w:rFonts w:ascii="Helvetica" w:hAnsi="Helvetica" w:cs="Helvetica"/>
          <w:sz w:val="22"/>
          <w:szCs w:val="22"/>
          <w:lang w:val="en-US"/>
        </w:rPr>
        <w:t xml:space="preserve">even more challenging </w:t>
      </w:r>
      <w:r w:rsidR="00A45EB6" w:rsidRPr="00E41A72">
        <w:rPr>
          <w:rFonts w:ascii="Helvetica" w:hAnsi="Helvetica" w:cs="Helvetica"/>
          <w:sz w:val="22"/>
          <w:szCs w:val="22"/>
          <w:lang w:val="en-US"/>
        </w:rPr>
        <w:t>(</w:t>
      </w:r>
      <w:r w:rsidR="00F07450" w:rsidRPr="00E41A72">
        <w:rPr>
          <w:rFonts w:ascii="Helvetica" w:hAnsi="Helvetica" w:cs="Helvetica"/>
          <w:sz w:val="22"/>
          <w:szCs w:val="22"/>
          <w:lang w:val="en-US"/>
        </w:rPr>
        <w:t>Figure 2</w:t>
      </w:r>
      <w:r w:rsidR="00A45EB6" w:rsidRPr="00E41A72">
        <w:rPr>
          <w:rFonts w:ascii="Helvetica" w:hAnsi="Helvetica" w:cs="Helvetica"/>
          <w:sz w:val="22"/>
          <w:szCs w:val="22"/>
          <w:lang w:val="en-US"/>
        </w:rPr>
        <w:t>bc).</w:t>
      </w:r>
    </w:p>
    <w:p w14:paraId="7F0A15FD" w14:textId="77777777" w:rsidR="00024CB9" w:rsidRPr="00E41A72" w:rsidRDefault="00024CB9"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01AEB2F1" w:rsidR="00990FA5" w:rsidRPr="00E41A72" w:rsidRDefault="005D754C"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2175B" w:rsidRPr="00E41A72">
        <w:rPr>
          <w:rFonts w:ascii="Helvetica" w:hAnsi="Helvetica" w:cs="Helvetica"/>
          <w:sz w:val="22"/>
          <w:szCs w:val="22"/>
          <w:lang w:val="en-US"/>
        </w:rPr>
        <w:t>Establishing a pre-climate change baseline also has implications f</w:t>
      </w:r>
      <w:r w:rsidRPr="00E41A72">
        <w:rPr>
          <w:rFonts w:ascii="Helvetica" w:hAnsi="Helvetica" w:cs="Helvetica"/>
          <w:sz w:val="22"/>
          <w:szCs w:val="22"/>
          <w:lang w:val="en-US"/>
        </w:rPr>
        <w:t>or fundamental studies that want to understand the underlying processes of consumer-resource dynamics</w:t>
      </w:r>
      <w:r w:rsidR="00FE4040" w:rsidRPr="00E41A72">
        <w:rPr>
          <w:rFonts w:ascii="Helvetica" w:hAnsi="Helvetica" w:cs="Helvetica"/>
          <w:sz w:val="22"/>
          <w:szCs w:val="22"/>
          <w:lang w:val="en-US"/>
        </w:rPr>
        <w:t xml:space="preserve">. </w:t>
      </w:r>
      <w:r w:rsidR="00BD4FE6" w:rsidRPr="00E41A72">
        <w:rPr>
          <w:rFonts w:ascii="Helvetica" w:hAnsi="Helvetica" w:cs="Helvetica"/>
          <w:sz w:val="22"/>
          <w:szCs w:val="22"/>
          <w:lang w:val="en-US"/>
        </w:rPr>
        <w:t>R</w:t>
      </w:r>
      <w:r w:rsidRPr="00E41A72">
        <w:rPr>
          <w:rFonts w:ascii="Helvetica" w:hAnsi="Helvetica" w:cs="Helvetica"/>
          <w:sz w:val="22"/>
          <w:szCs w:val="22"/>
          <w:lang w:val="en-US"/>
        </w:rPr>
        <w:t>ecognizing that these dynamics are occurring in the context of climate cha</w:t>
      </w:r>
      <w:r w:rsidR="001C3927" w:rsidRPr="00E41A72">
        <w:rPr>
          <w:rFonts w:ascii="Helvetica" w:hAnsi="Helvetica" w:cs="Helvetica"/>
          <w:sz w:val="22"/>
          <w:szCs w:val="22"/>
          <w:lang w:val="en-US"/>
        </w:rPr>
        <w:t xml:space="preserve">nge, our current </w:t>
      </w:r>
      <w:r w:rsidR="00FD112D" w:rsidRPr="00E41A72">
        <w:rPr>
          <w:rFonts w:ascii="Helvetica" w:hAnsi="Helvetica" w:cs="Helvetica"/>
          <w:sz w:val="22"/>
          <w:szCs w:val="22"/>
          <w:lang w:val="en-US"/>
        </w:rPr>
        <w:t>reality</w:t>
      </w:r>
      <w:r w:rsidR="00BD4FE6" w:rsidRPr="00E41A72">
        <w:rPr>
          <w:rFonts w:ascii="Helvetica" w:hAnsi="Helvetica" w:cs="Helvetica"/>
          <w:sz w:val="22"/>
          <w:szCs w:val="22"/>
          <w:lang w:val="en-US"/>
        </w:rPr>
        <w:t xml:space="preserve"> is key</w:t>
      </w:r>
      <w:r w:rsidRPr="00E41A72">
        <w:rPr>
          <w:rFonts w:ascii="Helvetica" w:hAnsi="Helvetica" w:cs="Helvetica"/>
          <w:sz w:val="22"/>
          <w:szCs w:val="22"/>
          <w:lang w:val="en-US"/>
        </w:rPr>
        <w:t xml:space="preserve">. </w:t>
      </w:r>
      <w:r w:rsidR="0094664D" w:rsidRPr="00E41A72">
        <w:rPr>
          <w:rFonts w:ascii="Helvetica" w:hAnsi="Helvetica" w:cs="Helvetica"/>
          <w:kern w:val="1"/>
          <w:sz w:val="22"/>
          <w:szCs w:val="22"/>
          <w:lang w:val="en-US"/>
        </w:rPr>
        <w:t>None of the studies we categorized as fundamental include</w:t>
      </w:r>
      <w:r w:rsidR="00180B94" w:rsidRPr="00E41A72">
        <w:rPr>
          <w:rFonts w:ascii="Helvetica" w:hAnsi="Helvetica" w:cs="Helvetica"/>
          <w:kern w:val="1"/>
          <w:sz w:val="22"/>
          <w:szCs w:val="22"/>
          <w:lang w:val="en-US"/>
        </w:rPr>
        <w:t>d</w:t>
      </w:r>
      <w:r w:rsidR="0094664D" w:rsidRPr="00E41A72">
        <w:rPr>
          <w:rFonts w:ascii="Helvetica" w:hAnsi="Helvetica" w:cs="Helvetica"/>
          <w:kern w:val="1"/>
          <w:sz w:val="22"/>
          <w:szCs w:val="22"/>
          <w:lang w:val="en-US"/>
        </w:rPr>
        <w:t xml:space="preserve"> time-series that began before the 1980s and none</w:t>
      </w:r>
      <w:r w:rsidR="00711C26" w:rsidRPr="00E41A72">
        <w:rPr>
          <w:rFonts w:ascii="Helvetica" w:hAnsi="Helvetica" w:cs="Helvetica"/>
          <w:kern w:val="1"/>
          <w:sz w:val="22"/>
          <w:szCs w:val="22"/>
          <w:lang w:val="en-US"/>
        </w:rPr>
        <w:t xml:space="preserve"> attempted to define a pre-climate change baseline</w:t>
      </w:r>
      <w:r w:rsidR="00180B94" w:rsidRPr="00E41A72">
        <w:rPr>
          <w:rFonts w:ascii="Helvetica" w:hAnsi="Helvetica" w:cs="Helvetica"/>
          <w:kern w:val="1"/>
          <w:sz w:val="22"/>
          <w:szCs w:val="22"/>
          <w:lang w:val="en-US"/>
        </w:rPr>
        <w:t xml:space="preserve"> with another approach </w:t>
      </w:r>
      <w:r w:rsidR="00020785" w:rsidRPr="00E41A72">
        <w:rPr>
          <w:rFonts w:ascii="Helvetica" w:hAnsi="Helvetica" w:cs="Helvetica"/>
          <w:kern w:val="1"/>
          <w:sz w:val="22"/>
          <w:szCs w:val="22"/>
          <w:lang w:val="en-US"/>
        </w:rPr>
        <w:t>(</w:t>
      </w:r>
      <w:r w:rsidR="009C172D" w:rsidRPr="00E41A72">
        <w:rPr>
          <w:rFonts w:ascii="Helvetica" w:hAnsi="Helvetica" w:cs="Helvetica"/>
          <w:kern w:val="1"/>
          <w:sz w:val="22"/>
          <w:szCs w:val="22"/>
          <w:lang w:val="en-US"/>
        </w:rPr>
        <w:t>e.g., HMK012</w:t>
      </w:r>
      <w:r w:rsidR="008606AB" w:rsidRPr="00E41A72">
        <w:rPr>
          <w:rFonts w:ascii="Helvetica" w:hAnsi="Helvetica" w:cs="Helvetica"/>
          <w:kern w:val="1"/>
          <w:sz w:val="22"/>
          <w:szCs w:val="22"/>
          <w:lang w:val="en-US"/>
        </w:rPr>
        <w:t>, HMK046</w:t>
      </w:r>
      <w:r w:rsidR="00020785" w:rsidRPr="00E41A72">
        <w:rPr>
          <w:rFonts w:ascii="Helvetica" w:hAnsi="Helvetica" w:cs="Helvetica"/>
          <w:kern w:val="1"/>
          <w:sz w:val="22"/>
          <w:szCs w:val="22"/>
          <w:lang w:val="en-US"/>
        </w:rPr>
        <w:t>)</w:t>
      </w:r>
      <w:r w:rsidR="00E844B0" w:rsidRPr="00E41A72">
        <w:rPr>
          <w:rFonts w:ascii="Helvetica" w:hAnsi="Helvetica" w:cs="Helvetica"/>
          <w:kern w:val="1"/>
          <w:sz w:val="22"/>
          <w:szCs w:val="22"/>
          <w:lang w:val="en-US"/>
        </w:rPr>
        <w:t xml:space="preserve">. </w:t>
      </w:r>
      <w:r w:rsidRPr="00E41A72">
        <w:rPr>
          <w:rFonts w:ascii="Helvetica" w:hAnsi="Helvetica" w:cs="Helvetica"/>
          <w:sz w:val="22"/>
          <w:szCs w:val="22"/>
          <w:lang w:val="en-US"/>
        </w:rPr>
        <w:t xml:space="preserve">The </w:t>
      </w:r>
      <w:r w:rsidR="00A3590D" w:rsidRPr="00E41A72">
        <w:rPr>
          <w:rFonts w:ascii="Helvetica" w:hAnsi="Helvetica" w:cs="Helvetica"/>
          <w:sz w:val="22"/>
          <w:szCs w:val="22"/>
          <w:lang w:val="en-US"/>
        </w:rPr>
        <w:t xml:space="preserve">pre-climate change </w:t>
      </w:r>
      <w:r w:rsidRPr="00E41A72">
        <w:rPr>
          <w:rFonts w:ascii="Helvetica" w:hAnsi="Helvetica" w:cs="Helvetica"/>
          <w:sz w:val="22"/>
          <w:szCs w:val="22"/>
          <w:lang w:val="en-US"/>
        </w:rPr>
        <w:t>baseline determine</w:t>
      </w:r>
      <w:r w:rsidR="00A3590D" w:rsidRPr="00E41A72">
        <w:rPr>
          <w:rFonts w:ascii="Helvetica" w:hAnsi="Helvetica" w:cs="Helvetica"/>
          <w:sz w:val="22"/>
          <w:szCs w:val="22"/>
          <w:lang w:val="en-US"/>
        </w:rPr>
        <w:t>s whether the</w:t>
      </w:r>
      <w:r w:rsidRPr="00E41A72">
        <w:rPr>
          <w:rFonts w:ascii="Helvetica" w:hAnsi="Helvetica" w:cs="Helvetica"/>
          <w:sz w:val="22"/>
          <w:szCs w:val="22"/>
          <w:lang w:val="en-US"/>
        </w:rPr>
        <w:t xml:space="preserve"> system should </w:t>
      </w:r>
      <w:r w:rsidR="00A3590D" w:rsidRPr="00E41A72">
        <w:rPr>
          <w:rFonts w:ascii="Helvetica" w:hAnsi="Helvetica" w:cs="Helvetica"/>
          <w:sz w:val="22"/>
          <w:szCs w:val="22"/>
          <w:lang w:val="en-US"/>
        </w:rPr>
        <w:t xml:space="preserve">currently </w:t>
      </w:r>
      <w:r w:rsidRPr="00E41A72">
        <w:rPr>
          <w:rFonts w:ascii="Helvetica" w:hAnsi="Helvetica" w:cs="Helvetica"/>
          <w:sz w:val="22"/>
          <w:szCs w:val="22"/>
          <w:lang w:val="en-US"/>
        </w:rPr>
        <w:t xml:space="preserve">be in equilibrium or </w:t>
      </w:r>
      <w:r w:rsidR="000B56CB" w:rsidRPr="00E41A72">
        <w:rPr>
          <w:rFonts w:ascii="Helvetica" w:hAnsi="Helvetica" w:cs="Helvetica"/>
          <w:sz w:val="22"/>
          <w:szCs w:val="22"/>
          <w:lang w:val="en-US"/>
        </w:rPr>
        <w:t>is only transient</w:t>
      </w:r>
      <w:r w:rsidRPr="00E41A72">
        <w:rPr>
          <w:rFonts w:ascii="Helvetica" w:hAnsi="Helvetica" w:cs="Helvetica"/>
          <w:sz w:val="22"/>
          <w:szCs w:val="22"/>
          <w:lang w:val="en-US"/>
        </w:rPr>
        <w:t>. For example,</w:t>
      </w:r>
      <w:r w:rsidR="00086AF5" w:rsidRPr="00E41A72">
        <w:rPr>
          <w:rFonts w:ascii="Helvetica" w:hAnsi="Helvetica" w:cs="Helvetica"/>
          <w:sz w:val="22"/>
          <w:szCs w:val="22"/>
          <w:lang w:val="en-US"/>
        </w:rPr>
        <w:t xml:space="preserve"> life-history trade-offs often end up in some sort of equilibrium but</w:t>
      </w:r>
      <w:r w:rsidRPr="00E41A72">
        <w:rPr>
          <w:rFonts w:ascii="Helvetica" w:hAnsi="Helvetica" w:cs="Helvetica"/>
          <w:sz w:val="22"/>
          <w:szCs w:val="22"/>
          <w:lang w:val="en-US"/>
        </w:rPr>
        <w:t xml:space="preserve"> if climate change has pushed the system off of baseline, then the system might </w:t>
      </w:r>
      <w:r w:rsidR="00A32535" w:rsidRPr="00E41A72">
        <w:rPr>
          <w:rFonts w:ascii="Helvetica" w:hAnsi="Helvetica" w:cs="Helvetica"/>
          <w:sz w:val="22"/>
          <w:szCs w:val="22"/>
          <w:lang w:val="en-US"/>
        </w:rPr>
        <w:t xml:space="preserve">currently </w:t>
      </w:r>
      <w:r w:rsidRPr="00E41A72">
        <w:rPr>
          <w:rFonts w:ascii="Helvetica" w:hAnsi="Helvetica" w:cs="Helvetica"/>
          <w:sz w:val="22"/>
          <w:szCs w:val="22"/>
          <w:lang w:val="en-US"/>
        </w:rPr>
        <w:t>be under transient</w:t>
      </w:r>
      <w:r w:rsidR="000D2E6B" w:rsidRPr="00E41A72">
        <w:rPr>
          <w:rFonts w:ascii="Helvetica" w:hAnsi="Helvetica" w:cs="Helvetica"/>
          <w:sz w:val="22"/>
          <w:szCs w:val="22"/>
          <w:lang w:val="en-US"/>
        </w:rPr>
        <w:t xml:space="preserve"> dynamics</w:t>
      </w:r>
      <w:r w:rsidRPr="00E41A72">
        <w:rPr>
          <w:rFonts w:ascii="Helvetica" w:hAnsi="Helvetica" w:cs="Helvetica"/>
          <w:sz w:val="22"/>
          <w:szCs w:val="22"/>
          <w:lang w:val="en-US"/>
        </w:rPr>
        <w:t xml:space="preserve"> rather than </w:t>
      </w:r>
      <w:r w:rsidR="000D2E6B" w:rsidRPr="00E41A72">
        <w:rPr>
          <w:rFonts w:ascii="Helvetica" w:hAnsi="Helvetica" w:cs="Helvetica"/>
          <w:sz w:val="22"/>
          <w:szCs w:val="22"/>
          <w:lang w:val="en-US"/>
        </w:rPr>
        <w:t xml:space="preserve">at </w:t>
      </w:r>
      <w:r w:rsidRPr="00E41A72">
        <w:rPr>
          <w:rFonts w:ascii="Helvetica" w:hAnsi="Helvetica" w:cs="Helvetica"/>
          <w:sz w:val="22"/>
          <w:szCs w:val="22"/>
          <w:lang w:val="en-US"/>
        </w:rPr>
        <w:t>equilibrium</w:t>
      </w:r>
      <w:r w:rsidR="00086AF5" w:rsidRPr="00E41A72">
        <w:rPr>
          <w:rFonts w:ascii="Helvetica" w:hAnsi="Helvetica" w:cs="Helvetica"/>
          <w:sz w:val="22"/>
          <w:szCs w:val="22"/>
          <w:lang w:val="en-US"/>
        </w:rPr>
        <w:t xml:space="preserve"> (Figure 2)</w:t>
      </w:r>
      <w:r w:rsidR="00A3590D" w:rsidRPr="00E41A72">
        <w:rPr>
          <w:rFonts w:ascii="Helvetica" w:hAnsi="Helvetica" w:cs="Helvetica"/>
          <w:sz w:val="22"/>
          <w:szCs w:val="22"/>
          <w:lang w:val="en-US"/>
        </w:rPr>
        <w:t>.</w:t>
      </w:r>
      <w:r w:rsidR="00E06B21" w:rsidRPr="00E41A72">
        <w:rPr>
          <w:rFonts w:ascii="Helvetica" w:hAnsi="Helvetica" w:cs="Helvetica"/>
          <w:sz w:val="22"/>
          <w:szCs w:val="22"/>
          <w:lang w:val="en-US"/>
        </w:rPr>
        <w:t xml:space="preserve"> </w:t>
      </w:r>
      <w:r w:rsidR="00086AF5" w:rsidRPr="00E41A72">
        <w:rPr>
          <w:rFonts w:ascii="Helvetica" w:hAnsi="Helvetica" w:cs="Helvetica"/>
          <w:sz w:val="22"/>
          <w:szCs w:val="22"/>
          <w:lang w:val="en-US"/>
        </w:rPr>
        <w:t>This is a similar condition for co-evolution, it predicts an arms-race but that arms-race varies a lot under stationary climate versus non stationary climate (</w:t>
      </w:r>
      <w:r w:rsidR="00086AF5" w:rsidRPr="00E41A72">
        <w:rPr>
          <w:rFonts w:ascii="Helvetica" w:hAnsi="Helvetica" w:cs="Helvetica"/>
          <w:sz w:val="22"/>
          <w:szCs w:val="22"/>
          <w:highlight w:val="yellow"/>
          <w:lang w:val="en-US"/>
        </w:rPr>
        <w:t>ref</w:t>
      </w:r>
      <w:r w:rsidR="00086AF5" w:rsidRPr="00E41A72">
        <w:rPr>
          <w:rFonts w:ascii="Helvetica" w:hAnsi="Helvetica" w:cs="Helvetica"/>
          <w:sz w:val="22"/>
          <w:szCs w:val="22"/>
          <w:lang w:val="en-US"/>
        </w:rPr>
        <w:t xml:space="preserve">). </w:t>
      </w:r>
      <w:r w:rsidR="00E06B21" w:rsidRPr="00E41A72">
        <w:rPr>
          <w:rFonts w:ascii="Helvetica" w:hAnsi="Helvetica" w:cs="Helvetica"/>
          <w:sz w:val="22"/>
          <w:szCs w:val="22"/>
          <w:lang w:val="en-US"/>
        </w:rPr>
        <w:t>To this end, an understanding of the system’s pre-climate change baseline state is important for providing context and designing studies.</w:t>
      </w:r>
    </w:p>
    <w:commentRangeEnd w:id="45"/>
    <w:p w14:paraId="01540219" w14:textId="77777777" w:rsidR="00086AF5" w:rsidRPr="00E41A72" w:rsidRDefault="007C4E7A"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Style w:val="CommentReference"/>
        </w:rPr>
        <w:commentReference w:id="45"/>
      </w:r>
    </w:p>
    <w:p w14:paraId="248AACB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B4DC71F" w14:textId="0642FD1D" w:rsidR="00E737F6"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ii) Part II section that needs a name</w:t>
      </w:r>
    </w:p>
    <w:p w14:paraId="1317633F" w14:textId="180FCC71" w:rsidR="009364D3" w:rsidRPr="00E41A72" w:rsidRDefault="00FC5E0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5760D0" w:rsidRPr="00E41A72">
        <w:rPr>
          <w:rFonts w:ascii="Helvetica" w:hAnsi="Helvetica" w:cs="Helvetica"/>
          <w:sz w:val="22"/>
          <w:szCs w:val="22"/>
          <w:lang w:val="en-US"/>
        </w:rPr>
        <w:t xml:space="preserve">For ‘climate change’ studies, the Cushing hypothesis offers a testable, generally applicable hypothesis for predicting the magnitude and direction of </w:t>
      </w:r>
      <w:r w:rsidR="00264B25" w:rsidRPr="00E41A72">
        <w:rPr>
          <w:rFonts w:ascii="Helvetica" w:hAnsi="Helvetica" w:cs="Helvetica"/>
          <w:sz w:val="22"/>
          <w:szCs w:val="22"/>
          <w:lang w:val="en-US"/>
        </w:rPr>
        <w:t>(</w:t>
      </w:r>
      <w:r w:rsidR="005760D0" w:rsidRPr="00E41A72">
        <w:rPr>
          <w:rFonts w:ascii="Helvetica" w:hAnsi="Helvetica" w:cs="Helvetica"/>
          <w:i/>
          <w:sz w:val="22"/>
          <w:szCs w:val="22"/>
          <w:lang w:val="en-US"/>
        </w:rPr>
        <w:t>long-term</w:t>
      </w:r>
      <w:r w:rsidR="00264B25" w:rsidRPr="00E41A72">
        <w:rPr>
          <w:rFonts w:ascii="Helvetica" w:hAnsi="Helvetica" w:cs="Helvetica"/>
          <w:sz w:val="22"/>
          <w:szCs w:val="22"/>
          <w:lang w:val="en-US"/>
        </w:rPr>
        <w:t>)</w:t>
      </w:r>
      <w:r w:rsidR="005760D0" w:rsidRPr="00E41A72">
        <w:rPr>
          <w:rFonts w:ascii="Helvetica" w:hAnsi="Helvetica" w:cs="Helvetica"/>
          <w:sz w:val="22"/>
          <w:szCs w:val="22"/>
          <w:lang w:val="en-US"/>
        </w:rPr>
        <w:t xml:space="preserve"> demographic changes in response to climate-change driven shifts in synchrony (Figure 2). However, </w:t>
      </w:r>
      <w:r w:rsidR="005760D0" w:rsidRPr="00E41A72">
        <w:rPr>
          <w:rFonts w:ascii="Helvetica" w:hAnsi="Helvetica" w:cs="Helvetica"/>
          <w:kern w:val="1"/>
          <w:sz w:val="22"/>
          <w:szCs w:val="22"/>
          <w:lang w:val="en-US"/>
        </w:rPr>
        <w:t xml:space="preserve">progress on the Cushing hypothesis requires a combination </w:t>
      </w:r>
      <w:commentRangeStart w:id="48"/>
      <w:r w:rsidR="005760D0" w:rsidRPr="00E41A72">
        <w:rPr>
          <w:rFonts w:ascii="Helvetica" w:hAnsi="Helvetica" w:cs="Helvetica"/>
          <w:kern w:val="1"/>
          <w:sz w:val="22"/>
          <w:szCs w:val="22"/>
          <w:lang w:val="en-US"/>
        </w:rPr>
        <w:t xml:space="preserve">of an understanding of how organisms directly respond to the environment </w:t>
      </w:r>
      <w:commentRangeEnd w:id="48"/>
      <w:r w:rsidR="00BF2BB1">
        <w:rPr>
          <w:rStyle w:val="CommentReference"/>
        </w:rPr>
        <w:commentReference w:id="48"/>
      </w:r>
      <w:r w:rsidR="005760D0" w:rsidRPr="00E41A72">
        <w:rPr>
          <w:rFonts w:ascii="Helvetica" w:hAnsi="Helvetica" w:cs="Helvetica"/>
          <w:kern w:val="1"/>
          <w:sz w:val="22"/>
          <w:szCs w:val="22"/>
          <w:lang w:val="en-US"/>
        </w:rPr>
        <w:t xml:space="preserve">with tests of a diversity of ecological and evolutionary theory. </w:t>
      </w:r>
      <w:del w:id="49" w:author="Elizabeth Wolkovich" w:date="2018-10-28T22:29:00Z">
        <w:r w:rsidR="005760D0" w:rsidRPr="00E41A72" w:rsidDel="00BF2BB1">
          <w:rPr>
            <w:rFonts w:ascii="Helvetica" w:hAnsi="Helvetica" w:cs="Helvetica"/>
            <w:kern w:val="1"/>
            <w:sz w:val="22"/>
            <w:szCs w:val="22"/>
            <w:lang w:val="en-US"/>
          </w:rPr>
          <w:delText>Instead</w:delText>
        </w:r>
      </w:del>
      <w:ins w:id="50" w:author="Elizabeth Wolkovich" w:date="2018-10-28T22:29:00Z">
        <w:r w:rsidR="00BF2BB1">
          <w:rPr>
            <w:rFonts w:ascii="Helvetica" w:hAnsi="Helvetica" w:cs="Helvetica"/>
            <w:kern w:val="1"/>
            <w:sz w:val="22"/>
            <w:szCs w:val="22"/>
            <w:lang w:val="en-US"/>
          </w:rPr>
          <w:t>To date</w:t>
        </w:r>
      </w:ins>
      <w:r w:rsidR="005760D0" w:rsidRPr="00E41A72">
        <w:rPr>
          <w:rFonts w:ascii="Helvetica" w:hAnsi="Helvetica" w:cs="Helvetica"/>
          <w:kern w:val="1"/>
          <w:sz w:val="22"/>
          <w:szCs w:val="22"/>
          <w:lang w:val="en-US"/>
        </w:rPr>
        <w:t xml:space="preserve">, </w:t>
      </w:r>
      <w:del w:id="51" w:author="Elizabeth Wolkovich" w:date="2018-10-28T22:29:00Z">
        <w:r w:rsidR="005760D0" w:rsidRPr="00E41A72" w:rsidDel="00BF2BB1">
          <w:rPr>
            <w:rFonts w:ascii="Helvetica" w:hAnsi="Helvetica" w:cs="Helvetica"/>
            <w:kern w:val="1"/>
            <w:sz w:val="22"/>
            <w:szCs w:val="22"/>
            <w:lang w:val="en-US"/>
          </w:rPr>
          <w:delText xml:space="preserve">many </w:delText>
        </w:r>
      </w:del>
      <w:ins w:id="52" w:author="Elizabeth Wolkovich" w:date="2018-10-28T22:29:00Z">
        <w:r w:rsidR="00BF2BB1">
          <w:rPr>
            <w:rFonts w:ascii="Helvetica" w:hAnsi="Helvetica" w:cs="Helvetica"/>
            <w:kern w:val="1"/>
            <w:sz w:val="22"/>
            <w:szCs w:val="22"/>
            <w:lang w:val="en-US"/>
          </w:rPr>
          <w:t>much</w:t>
        </w:r>
        <w:r w:rsidR="00BF2BB1" w:rsidRPr="00E41A72">
          <w:rPr>
            <w:rFonts w:ascii="Helvetica" w:hAnsi="Helvetica" w:cs="Helvetica"/>
            <w:kern w:val="1"/>
            <w:sz w:val="22"/>
            <w:szCs w:val="22"/>
            <w:lang w:val="en-US"/>
          </w:rPr>
          <w:t xml:space="preserve"> </w:t>
        </w:r>
      </w:ins>
      <w:r w:rsidR="005760D0" w:rsidRPr="00E41A72">
        <w:rPr>
          <w:rFonts w:ascii="Helvetica" w:hAnsi="Helvetica" w:cs="Helvetica"/>
          <w:kern w:val="1"/>
          <w:sz w:val="22"/>
          <w:szCs w:val="22"/>
          <w:lang w:val="en-US"/>
        </w:rPr>
        <w:t xml:space="preserve">research </w:t>
      </w:r>
      <w:del w:id="53" w:author="Elizabeth Wolkovich" w:date="2018-10-28T22:29:00Z">
        <w:r w:rsidR="005760D0" w:rsidRPr="00E41A72" w:rsidDel="00BF2BB1">
          <w:rPr>
            <w:rFonts w:ascii="Helvetica" w:hAnsi="Helvetica" w:cs="Helvetica"/>
            <w:kern w:val="1"/>
            <w:sz w:val="22"/>
            <w:szCs w:val="22"/>
            <w:lang w:val="en-US"/>
          </w:rPr>
          <w:delText xml:space="preserve">areas </w:delText>
        </w:r>
      </w:del>
      <w:r w:rsidR="005760D0" w:rsidRPr="00E41A72">
        <w:rPr>
          <w:rFonts w:ascii="Helvetica" w:hAnsi="Helvetica" w:cs="Helvetica"/>
          <w:kern w:val="1"/>
          <w:sz w:val="22"/>
          <w:szCs w:val="22"/>
          <w:lang w:val="en-US"/>
        </w:rPr>
        <w:t xml:space="preserve">in the </w:t>
      </w:r>
      <w:commentRangeStart w:id="54"/>
      <w:commentRangeStart w:id="55"/>
      <w:r w:rsidR="005760D0" w:rsidRPr="00E41A72">
        <w:rPr>
          <w:rFonts w:ascii="Helvetica" w:hAnsi="Helvetica" w:cs="Helvetica"/>
          <w:kern w:val="1"/>
          <w:sz w:val="22"/>
          <w:szCs w:val="22"/>
          <w:lang w:val="en-US"/>
        </w:rPr>
        <w:t xml:space="preserve">biological impacts </w:t>
      </w:r>
      <w:commentRangeEnd w:id="54"/>
      <w:r w:rsidR="002C5C3D" w:rsidRPr="00E41A72">
        <w:rPr>
          <w:rStyle w:val="CommentReference"/>
          <w:rFonts w:ascii="Helvetica" w:hAnsi="Helvetica"/>
          <w:sz w:val="22"/>
          <w:szCs w:val="22"/>
        </w:rPr>
        <w:commentReference w:id="54"/>
      </w:r>
      <w:commentRangeEnd w:id="55"/>
      <w:r w:rsidR="000F794E">
        <w:rPr>
          <w:rStyle w:val="CommentReference"/>
        </w:rPr>
        <w:commentReference w:id="55"/>
      </w:r>
      <w:r w:rsidR="005760D0" w:rsidRPr="00E41A72">
        <w:rPr>
          <w:rFonts w:ascii="Helvetica" w:hAnsi="Helvetica" w:cs="Helvetica"/>
          <w:kern w:val="1"/>
          <w:sz w:val="22"/>
          <w:szCs w:val="22"/>
          <w:lang w:val="en-US"/>
        </w:rPr>
        <w:t>of climate change literature focus</w:t>
      </w:r>
      <w:ins w:id="56" w:author="Elizabeth Wolkovich" w:date="2018-10-28T22:29:00Z">
        <w:r w:rsidR="00BF2BB1">
          <w:rPr>
            <w:rFonts w:ascii="Helvetica" w:hAnsi="Helvetica" w:cs="Helvetica"/>
            <w:kern w:val="1"/>
            <w:sz w:val="22"/>
            <w:szCs w:val="22"/>
            <w:lang w:val="en-US"/>
          </w:rPr>
          <w:t>ed</w:t>
        </w:r>
      </w:ins>
      <w:r w:rsidR="005760D0" w:rsidRPr="00E41A72">
        <w:rPr>
          <w:rFonts w:ascii="Helvetica" w:hAnsi="Helvetica" w:cs="Helvetica"/>
          <w:kern w:val="1"/>
          <w:sz w:val="22"/>
          <w:szCs w:val="22"/>
          <w:lang w:val="en-US"/>
        </w:rPr>
        <w:t xml:space="preserve"> on direct relationships between organisms and the environment</w:t>
      </w:r>
      <w:del w:id="57" w:author="Elizabeth Wolkovich" w:date="2018-10-28T22:29:00Z">
        <w:r w:rsidR="005760D0" w:rsidRPr="00E41A72" w:rsidDel="00BF2BB1">
          <w:rPr>
            <w:rFonts w:ascii="Helvetica" w:hAnsi="Helvetica" w:cs="Helvetica"/>
            <w:kern w:val="1"/>
            <w:sz w:val="22"/>
            <w:szCs w:val="22"/>
            <w:lang w:val="en-US"/>
          </w:rPr>
          <w:delText>, with much progress coming from cross-disciplinary work including perspectives from physiology and biometeorology</w:delText>
        </w:r>
      </w:del>
      <w:r w:rsidR="005760D0" w:rsidRPr="00E41A72">
        <w:rPr>
          <w:rFonts w:ascii="Helvetica" w:hAnsi="Helvetica" w:cs="Helvetica"/>
          <w:kern w:val="1"/>
          <w:sz w:val="22"/>
          <w:szCs w:val="22"/>
          <w:lang w:val="en-US"/>
        </w:rPr>
        <w:t xml:space="preserve"> (Cleland et al. 2007 (TREE) and something by Korner?</w:t>
      </w:r>
      <w:r w:rsidR="00DA6679" w:rsidRPr="00E41A72">
        <w:rPr>
          <w:rFonts w:ascii="Helvetica" w:hAnsi="Helvetica" w:cs="Helvetica"/>
          <w:kern w:val="1"/>
          <w:sz w:val="22"/>
          <w:szCs w:val="22"/>
          <w:lang w:val="en-US"/>
        </w:rPr>
        <w:t>; Pau et al. 2011?</w:t>
      </w:r>
      <w:r w:rsidR="005760D0" w:rsidRPr="00E41A72">
        <w:rPr>
          <w:rFonts w:ascii="Helvetica" w:hAnsi="Helvetica" w:cs="Helvetica"/>
          <w:kern w:val="1"/>
          <w:sz w:val="22"/>
          <w:szCs w:val="22"/>
          <w:lang w:val="en-US"/>
        </w:rPr>
        <w:t xml:space="preserve">). This represents the major challenge of the hypothesis and, possibly, why support for it has been so mixed. </w:t>
      </w:r>
      <w:r w:rsidR="00E737F6" w:rsidRPr="00E41A72">
        <w:rPr>
          <w:rFonts w:ascii="Helvetica" w:hAnsi="Helvetica" w:cs="Helvetica"/>
          <w:kern w:val="1"/>
          <w:sz w:val="22"/>
          <w:szCs w:val="22"/>
          <w:lang w:val="en-US"/>
        </w:rPr>
        <w:t>We now discuss the mechanisms underlying the Cushing curve and X.</w:t>
      </w:r>
    </w:p>
    <w:p w14:paraId="67EA2D72" w14:textId="77777777" w:rsidR="001C46BE" w:rsidRPr="00E41A72" w:rsidRDefault="001C46BE"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36EAD6" w14:textId="53A01556" w:rsidR="001C46BE" w:rsidRPr="00E41A72" w:rsidRDefault="00E737F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sidRPr="00E41A72">
        <w:rPr>
          <w:rFonts w:ascii="Helvetica" w:hAnsi="Helvetica" w:cs="Helvetica"/>
          <w:i/>
          <w:sz w:val="22"/>
          <w:szCs w:val="22"/>
          <w:lang w:val="en-US"/>
        </w:rPr>
        <w:t>a</w:t>
      </w:r>
      <w:r w:rsidR="001C46BE" w:rsidRPr="00E41A72">
        <w:rPr>
          <w:rFonts w:ascii="Helvetica" w:hAnsi="Helvetica" w:cs="Helvetica"/>
          <w:i/>
          <w:sz w:val="22"/>
          <w:szCs w:val="22"/>
          <w:lang w:val="en-US"/>
        </w:rPr>
        <w:t>) Mechanisms</w:t>
      </w:r>
    </w:p>
    <w:p w14:paraId="6EC0A21B" w14:textId="52F67DA4" w:rsidR="00771674" w:rsidRPr="00E41A72" w:rsidRDefault="006C7C48"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commentRangeStart w:id="58"/>
      <w:r w:rsidR="006A43CF" w:rsidRPr="00E41A72">
        <w:rPr>
          <w:rFonts w:ascii="Helvetica" w:hAnsi="Helvetica" w:cs="Helvetica"/>
          <w:sz w:val="22"/>
          <w:szCs w:val="22"/>
          <w:lang w:val="en-US"/>
        </w:rPr>
        <w:t>M</w:t>
      </w:r>
      <w:r w:rsidR="00504763" w:rsidRPr="00E41A72">
        <w:rPr>
          <w:rFonts w:ascii="Helvetica" w:hAnsi="Helvetica" w:cs="Helvetica"/>
          <w:kern w:val="1"/>
          <w:sz w:val="22"/>
          <w:szCs w:val="22"/>
          <w:lang w:val="en-US"/>
        </w:rPr>
        <w:t>any mechanisms c</w:t>
      </w:r>
      <w:r w:rsidR="006C1036" w:rsidRPr="00E41A72">
        <w:rPr>
          <w:rFonts w:ascii="Helvetica" w:hAnsi="Helvetica" w:cs="Helvetica"/>
          <w:kern w:val="1"/>
          <w:sz w:val="22"/>
          <w:szCs w:val="22"/>
          <w:lang w:val="en-US"/>
        </w:rPr>
        <w:t>an</w:t>
      </w:r>
      <w:r w:rsidR="00F95ADF" w:rsidRPr="00E41A72">
        <w:rPr>
          <w:rFonts w:ascii="Helvetica" w:hAnsi="Helvetica" w:cs="Helvetica"/>
          <w:kern w:val="1"/>
          <w:sz w:val="22"/>
          <w:szCs w:val="22"/>
          <w:lang w:val="en-US"/>
        </w:rPr>
        <w:t xml:space="preserve"> </w:t>
      </w:r>
      <w:r w:rsidR="00504763" w:rsidRPr="00E41A72">
        <w:rPr>
          <w:rFonts w:ascii="Helvetica" w:hAnsi="Helvetica" w:cs="Helvetica"/>
          <w:kern w:val="1"/>
          <w:sz w:val="22"/>
          <w:szCs w:val="22"/>
          <w:lang w:val="en-US"/>
        </w:rPr>
        <w:t>produce the Cushing curve, and they most likely vary across systems, space and time</w:t>
      </w:r>
      <w:commentRangeEnd w:id="58"/>
      <w:r w:rsidR="00321A54" w:rsidRPr="00E41A72">
        <w:rPr>
          <w:rStyle w:val="CommentReference"/>
          <w:rFonts w:ascii="Helvetica" w:hAnsi="Helvetica"/>
          <w:sz w:val="22"/>
          <w:szCs w:val="22"/>
        </w:rPr>
        <w:commentReference w:id="58"/>
      </w:r>
      <w:r w:rsidR="00504763" w:rsidRPr="00E41A72">
        <w:rPr>
          <w:rFonts w:ascii="Helvetica" w:hAnsi="Helvetica" w:cs="Helvetica"/>
          <w:kern w:val="1"/>
          <w:sz w:val="22"/>
          <w:szCs w:val="22"/>
          <w:lang w:val="en-US"/>
        </w:rPr>
        <w:t xml:space="preserve">. For example, mechanisms arising from </w:t>
      </w:r>
      <w:r w:rsidR="00504763" w:rsidRPr="00E41A72">
        <w:rPr>
          <w:rFonts w:ascii="Helvetica" w:hAnsi="Helvetica" w:cs="Helvetica"/>
          <w:b/>
          <w:kern w:val="1"/>
          <w:sz w:val="22"/>
          <w:szCs w:val="22"/>
          <w:lang w:val="en-US"/>
        </w:rPr>
        <w:t>life-history theory</w:t>
      </w:r>
      <w:r w:rsidR="00504763" w:rsidRPr="00E41A72">
        <w:rPr>
          <w:rFonts w:ascii="Helvetica" w:hAnsi="Helvetica" w:cs="Helvetica"/>
          <w:kern w:val="1"/>
          <w:sz w:val="22"/>
          <w:szCs w:val="22"/>
          <w:lang w:val="en-US"/>
        </w:rPr>
        <w:t xml:space="preserve"> could produce the Cushing curve—as consumers maximize their fitness through ideal timing with their primary resource—and this forms the theoretical basis for the original hypothesis. The Cushing curve, however, is also connected to </w:t>
      </w:r>
      <w:commentRangeStart w:id="59"/>
      <w:r w:rsidR="00504763" w:rsidRPr="00E41A72">
        <w:rPr>
          <w:rFonts w:ascii="Helvetica" w:hAnsi="Helvetica" w:cs="Helvetica"/>
          <w:b/>
          <w:kern w:val="1"/>
          <w:sz w:val="22"/>
          <w:szCs w:val="22"/>
          <w:lang w:val="en-US"/>
        </w:rPr>
        <w:t>food web theory</w:t>
      </w:r>
      <w:commentRangeEnd w:id="59"/>
      <w:r w:rsidR="00EB1167" w:rsidRPr="00E41A72">
        <w:rPr>
          <w:rStyle w:val="CommentReference"/>
          <w:rFonts w:ascii="Helvetica" w:hAnsi="Helvetica"/>
          <w:sz w:val="22"/>
          <w:szCs w:val="22"/>
        </w:rPr>
        <w:commentReference w:id="59"/>
      </w:r>
      <w:r w:rsidR="00504763" w:rsidRPr="00E41A72">
        <w:rPr>
          <w:rFonts w:ascii="Helvetica" w:hAnsi="Helvetica" w:cs="Helvetica"/>
          <w:kern w:val="1"/>
          <w:sz w:val="22"/>
          <w:szCs w:val="22"/>
          <w:lang w:val="en-US"/>
        </w:rPr>
        <w:t>, since it is about</w:t>
      </w:r>
      <w:r w:rsidR="007D7527" w:rsidRPr="00E41A72">
        <w:rPr>
          <w:rFonts w:ascii="Helvetica" w:hAnsi="Helvetica" w:cs="Helvetica"/>
          <w:kern w:val="1"/>
          <w:sz w:val="22"/>
          <w:szCs w:val="22"/>
          <w:lang w:val="en-US"/>
        </w:rPr>
        <w:t xml:space="preserve"> the</w:t>
      </w:r>
      <w:r w:rsidR="00504763" w:rsidRPr="00E41A72">
        <w:rPr>
          <w:rFonts w:ascii="Helvetica" w:hAnsi="Helvetica" w:cs="Helvetica"/>
          <w:kern w:val="1"/>
          <w:sz w:val="22"/>
          <w:szCs w:val="22"/>
          <w:lang w:val="en-US"/>
        </w:rPr>
        <w:t xml:space="preserve"> timing of a co</w:t>
      </w:r>
      <w:r w:rsidR="007D7527" w:rsidRPr="00E41A72">
        <w:rPr>
          <w:rFonts w:ascii="Helvetica" w:hAnsi="Helvetica" w:cs="Helvetica"/>
          <w:kern w:val="1"/>
          <w:sz w:val="22"/>
          <w:szCs w:val="22"/>
          <w:lang w:val="en-US"/>
        </w:rPr>
        <w:t xml:space="preserve">nsumer to its food resource. However, </w:t>
      </w:r>
      <w:r w:rsidR="00504763" w:rsidRPr="00E41A72">
        <w:rPr>
          <w:rFonts w:ascii="Helvetica" w:hAnsi="Helvetica" w:cs="Helvetica"/>
          <w:kern w:val="1"/>
          <w:sz w:val="22"/>
          <w:szCs w:val="22"/>
          <w:lang w:val="en-US"/>
        </w:rPr>
        <w:t xml:space="preserve">studies deviate in what forces they hypothesize to control the peak in the </w:t>
      </w:r>
      <w:commentRangeStart w:id="60"/>
      <w:r w:rsidR="00504763" w:rsidRPr="00E41A72">
        <w:rPr>
          <w:rFonts w:ascii="Helvetica" w:hAnsi="Helvetica" w:cs="Helvetica"/>
          <w:kern w:val="1"/>
          <w:sz w:val="22"/>
          <w:szCs w:val="22"/>
          <w:lang w:val="en-US"/>
        </w:rPr>
        <w:t xml:space="preserve">food resource </w:t>
      </w:r>
      <w:commentRangeEnd w:id="60"/>
      <w:r w:rsidR="00AF2E0C" w:rsidRPr="00E41A72">
        <w:rPr>
          <w:rStyle w:val="CommentReference"/>
          <w:rFonts w:ascii="Helvetica" w:hAnsi="Helvetica"/>
          <w:sz w:val="22"/>
          <w:szCs w:val="22"/>
        </w:rPr>
        <w:commentReference w:id="60"/>
      </w:r>
      <w:r w:rsidR="00504763" w:rsidRPr="00E41A72">
        <w:rPr>
          <w:rFonts w:ascii="Helvetica" w:hAnsi="Helvetica" w:cs="Helvetica"/>
          <w:kern w:val="1"/>
          <w:sz w:val="22"/>
          <w:szCs w:val="22"/>
          <w:lang w:val="en-US"/>
        </w:rPr>
        <w:t>(a critical component of the Cushing curve, see our</w:t>
      </w:r>
      <w:commentRangeStart w:id="61"/>
      <w:r w:rsidR="00504763" w:rsidRPr="00E41A72">
        <w:rPr>
          <w:rFonts w:ascii="Helvetica" w:hAnsi="Helvetica" w:cs="Helvetica"/>
          <w:kern w:val="1"/>
          <w:sz w:val="22"/>
          <w:szCs w:val="22"/>
          <w:lang w:val="en-US"/>
        </w:rPr>
        <w:t xml:space="preserve"> FIGX</w:t>
      </w:r>
      <w:commentRangeEnd w:id="61"/>
      <w:r w:rsidR="00D33B75" w:rsidRPr="00E41A72">
        <w:rPr>
          <w:rStyle w:val="CommentReference"/>
          <w:rFonts w:ascii="Helvetica" w:hAnsi="Helvetica"/>
          <w:sz w:val="22"/>
          <w:szCs w:val="22"/>
        </w:rPr>
        <w:commentReference w:id="61"/>
      </w:r>
      <w:r w:rsidR="00504763" w:rsidRPr="00E41A72">
        <w:rPr>
          <w:rFonts w:ascii="Helvetica" w:hAnsi="Helvetica" w:cs="Helvetica"/>
          <w:kern w:val="1"/>
          <w:sz w:val="22"/>
          <w:szCs w:val="22"/>
          <w:lang w:val="en-US"/>
        </w:rPr>
        <w:t xml:space="preserve">). For example, in aquatic systems—where top-down forces are generally more common compared to terrestrial </w:t>
      </w:r>
      <w:commentRangeStart w:id="62"/>
      <w:r w:rsidR="00504763" w:rsidRPr="00E41A72">
        <w:rPr>
          <w:rFonts w:ascii="Helvetica" w:hAnsi="Helvetica" w:cs="Helvetica"/>
          <w:kern w:val="1"/>
          <w:sz w:val="22"/>
          <w:szCs w:val="22"/>
          <w:lang w:val="en-US"/>
        </w:rPr>
        <w:t>systems</w:t>
      </w:r>
      <w:commentRangeEnd w:id="62"/>
      <w:r w:rsidR="00DC3CE2">
        <w:rPr>
          <w:rStyle w:val="CommentReference"/>
        </w:rPr>
        <w:commentReference w:id="62"/>
      </w:r>
      <w:r w:rsidR="00504763" w:rsidRPr="00E41A72">
        <w:rPr>
          <w:rFonts w:ascii="Helvetica" w:hAnsi="Helvetica" w:cs="Helvetica"/>
          <w:kern w:val="1"/>
          <w:sz w:val="22"/>
          <w:szCs w:val="22"/>
          <w:lang w:val="en-US"/>
        </w:rPr>
        <w:t>—</w:t>
      </w:r>
      <w:commentRangeStart w:id="63"/>
      <w:r w:rsidR="00504763" w:rsidRPr="00E41A72">
        <w:rPr>
          <w:rFonts w:ascii="Helvetica" w:hAnsi="Helvetica" w:cs="Helvetica"/>
          <w:kern w:val="1"/>
          <w:sz w:val="22"/>
          <w:szCs w:val="22"/>
          <w:lang w:val="en-US"/>
        </w:rPr>
        <w:t>many studies suggest that the resource peak is controlled by release from, or predation by, a consumer (</w:t>
      </w:r>
      <w:commentRangeStart w:id="64"/>
      <w:r w:rsidR="00504763" w:rsidRPr="00E41A72">
        <w:rPr>
          <w:rFonts w:ascii="Helvetica" w:hAnsi="Helvetica" w:cs="Helvetica"/>
          <w:kern w:val="1"/>
          <w:sz w:val="22"/>
          <w:szCs w:val="22"/>
          <w:lang w:val="en-US"/>
        </w:rPr>
        <w:t>CITES?</w:t>
      </w:r>
      <w:commentRangeEnd w:id="64"/>
      <w:r w:rsidR="00C15B48" w:rsidRPr="00E41A72">
        <w:rPr>
          <w:rStyle w:val="CommentReference"/>
          <w:rFonts w:ascii="Helvetica" w:hAnsi="Helvetica"/>
          <w:sz w:val="22"/>
          <w:szCs w:val="22"/>
        </w:rPr>
        <w:commentReference w:id="64"/>
      </w:r>
      <w:r w:rsidR="00504763" w:rsidRPr="00E41A72">
        <w:rPr>
          <w:rFonts w:ascii="Helvetica" w:hAnsi="Helvetica" w:cs="Helvetica"/>
          <w:kern w:val="1"/>
          <w:sz w:val="22"/>
          <w:szCs w:val="22"/>
          <w:lang w:val="en-US"/>
        </w:rPr>
        <w:t xml:space="preserve">). </w:t>
      </w:r>
      <w:commentRangeEnd w:id="63"/>
      <w:r w:rsidR="004E4327">
        <w:rPr>
          <w:rStyle w:val="CommentReference"/>
        </w:rPr>
        <w:commentReference w:id="63"/>
      </w:r>
      <w:r w:rsidR="00504763" w:rsidRPr="00E41A72">
        <w:rPr>
          <w:rFonts w:ascii="Helvetica" w:hAnsi="Helvetica" w:cs="Helvetica"/>
          <w:kern w:val="1"/>
          <w:sz w:val="22"/>
          <w:szCs w:val="22"/>
          <w:lang w:val="en-US"/>
        </w:rPr>
        <w:t>This is a very different hypothesis from others that suggest seas</w:t>
      </w:r>
      <w:r w:rsidR="002702C8" w:rsidRPr="00E41A72">
        <w:rPr>
          <w:rFonts w:ascii="Helvetica" w:hAnsi="Helvetica" w:cs="Helvetica"/>
          <w:kern w:val="1"/>
          <w:sz w:val="22"/>
          <w:szCs w:val="22"/>
          <w:lang w:val="en-US"/>
        </w:rPr>
        <w:t xml:space="preserve">onality in the environment </w:t>
      </w:r>
      <w:r w:rsidR="00504763" w:rsidRPr="00E41A72">
        <w:rPr>
          <w:rFonts w:ascii="Helvetica" w:hAnsi="Helvetica" w:cs="Helvetica"/>
          <w:kern w:val="1"/>
          <w:sz w:val="22"/>
          <w:szCs w:val="22"/>
          <w:lang w:val="en-US"/>
        </w:rPr>
        <w:t>produces the resource peak (CITES).</w:t>
      </w:r>
      <w:r w:rsidR="00C26DF2" w:rsidRPr="00E41A72">
        <w:rPr>
          <w:rFonts w:ascii="Helvetica" w:hAnsi="Helvetica" w:cs="Helvetica"/>
          <w:kern w:val="1"/>
          <w:sz w:val="22"/>
          <w:szCs w:val="22"/>
          <w:lang w:val="en-US"/>
        </w:rPr>
        <w:t xml:space="preserve"> </w:t>
      </w:r>
      <w:r w:rsidR="009D4DB5" w:rsidRPr="00E41A72">
        <w:rPr>
          <w:rFonts w:ascii="Helvetica" w:hAnsi="Helvetica" w:cs="Helvetica"/>
          <w:kern w:val="1"/>
          <w:sz w:val="22"/>
          <w:szCs w:val="22"/>
          <w:lang w:val="en-US"/>
        </w:rPr>
        <w:t>In terrestrial systems</w:t>
      </w:r>
      <w:r w:rsidR="00C26DF2" w:rsidRPr="00E41A72">
        <w:rPr>
          <w:rFonts w:ascii="Helvetica" w:hAnsi="Helvetica" w:cs="Helvetica"/>
          <w:kern w:val="1"/>
          <w:sz w:val="22"/>
          <w:szCs w:val="22"/>
          <w:lang w:val="en-US"/>
        </w:rPr>
        <w:t xml:space="preserve">, </w:t>
      </w:r>
      <w:r w:rsidR="00C26DF2" w:rsidRPr="00E41A72">
        <w:rPr>
          <w:rFonts w:ascii="Helvetica" w:hAnsi="Helvetica" w:cs="Helvetica"/>
          <w:sz w:val="22"/>
          <w:szCs w:val="22"/>
          <w:lang w:val="en-US"/>
        </w:rPr>
        <w:t>the relative contributions of bottom-up vs. top-down effects on consumer dynamics remains poorly understood (e.g. Boggs and Inouye)</w:t>
      </w:r>
      <w:r w:rsidR="00771674" w:rsidRPr="00E41A72">
        <w:rPr>
          <w:rFonts w:ascii="Helvetica" w:hAnsi="Helvetica" w:cs="Helvetica"/>
          <w:sz w:val="22"/>
          <w:szCs w:val="22"/>
          <w:lang w:val="en-US"/>
        </w:rPr>
        <w:t>.</w:t>
      </w:r>
    </w:p>
    <w:p w14:paraId="7EA423AA" w14:textId="77777777" w:rsidR="00771674"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079ACBCD" w:rsidR="00F46556" w:rsidRPr="00E41A72" w:rsidRDefault="00771674"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diversity of ecological theory that could produce the basic shape of the Cushing curve makes </w:t>
      </w:r>
      <w:r w:rsidR="00E216FD" w:rsidRPr="00E41A72">
        <w:rPr>
          <w:rFonts w:ascii="Helvetica" w:hAnsi="Helvetica" w:cs="Helvetica"/>
          <w:kern w:val="1"/>
          <w:sz w:val="22"/>
          <w:szCs w:val="22"/>
          <w:lang w:val="en-US"/>
        </w:rPr>
        <w:t xml:space="preserve">trophic </w:t>
      </w:r>
      <w:r w:rsidR="00DC5496" w:rsidRPr="00E41A72">
        <w:rPr>
          <w:rFonts w:ascii="Helvetica" w:hAnsi="Helvetica" w:cs="Helvetica"/>
          <w:kern w:val="1"/>
          <w:sz w:val="22"/>
          <w:szCs w:val="22"/>
          <w:lang w:val="en-US"/>
        </w:rPr>
        <w:t>mismatch</w:t>
      </w:r>
      <w:r w:rsidR="00F46556" w:rsidRPr="00E41A72">
        <w:rPr>
          <w:rFonts w:ascii="Helvetica" w:hAnsi="Helvetica" w:cs="Helvetica"/>
          <w:kern w:val="1"/>
          <w:sz w:val="22"/>
          <w:szCs w:val="22"/>
          <w:lang w:val="en-US"/>
        </w:rPr>
        <w:t xml:space="preserve"> an exciting research area,</w:t>
      </w:r>
      <w:r w:rsidRPr="00E41A72">
        <w:rPr>
          <w:rFonts w:ascii="Helvetica" w:hAnsi="Helvetica" w:cs="Helvetica"/>
          <w:kern w:val="1"/>
          <w:sz w:val="22"/>
          <w:szCs w:val="22"/>
          <w:lang w:val="en-US"/>
        </w:rPr>
        <w:t xml:space="preserve"> but</w:t>
      </w:r>
      <w:r w:rsidR="00F46556" w:rsidRPr="00E41A72">
        <w:rPr>
          <w:rFonts w:ascii="Helvetica" w:hAnsi="Helvetica" w:cs="Helvetica"/>
          <w:kern w:val="1"/>
          <w:sz w:val="22"/>
          <w:szCs w:val="22"/>
          <w:lang w:val="en-US"/>
        </w:rPr>
        <w:t xml:space="preserve"> it also means</w:t>
      </w:r>
      <w:r w:rsidRPr="00E41A72">
        <w:rPr>
          <w:rFonts w:ascii="Helvetica" w:hAnsi="Helvetica" w:cs="Helvetica"/>
          <w:kern w:val="1"/>
          <w:sz w:val="22"/>
          <w:szCs w:val="22"/>
          <w:lang w:val="en-US"/>
        </w:rPr>
        <w:t xml:space="preserve"> that</w:t>
      </w:r>
      <w:r w:rsidR="00F46556" w:rsidRPr="00E41A72">
        <w:rPr>
          <w:rFonts w:ascii="Helvetica" w:hAnsi="Helvetica" w:cs="Helvetica"/>
          <w:kern w:val="1"/>
          <w:sz w:val="22"/>
          <w:szCs w:val="22"/>
          <w:lang w:val="en-US"/>
        </w:rPr>
        <w:t xml:space="preserve"> different researchers may collect very different data, depending on what mechanism they suspect underlies the curve in their particular system</w:t>
      </w:r>
      <w:r w:rsidR="00330449" w:rsidRPr="00E41A72">
        <w:rPr>
          <w:rFonts w:ascii="Helvetica" w:hAnsi="Helvetica" w:cs="Helvetica"/>
          <w:kern w:val="1"/>
          <w:sz w:val="22"/>
          <w:szCs w:val="22"/>
          <w:lang w:val="en-US"/>
        </w:rPr>
        <w:t xml:space="preserve"> </w:t>
      </w:r>
      <w:r w:rsidR="008B691F" w:rsidRPr="00E41A72">
        <w:rPr>
          <w:rFonts w:ascii="Helvetica" w:hAnsi="Helvetica" w:cs="Helvetica"/>
          <w:kern w:val="1"/>
          <w:sz w:val="22"/>
          <w:szCs w:val="22"/>
          <w:lang w:val="en-US"/>
        </w:rPr>
        <w:t>or what their main objective is</w:t>
      </w:r>
      <w:r w:rsidR="00F46556" w:rsidRPr="00E41A72">
        <w:rPr>
          <w:rFonts w:ascii="Helvetica" w:hAnsi="Helvetica" w:cs="Helvetica"/>
          <w:kern w:val="1"/>
          <w:sz w:val="22"/>
          <w:szCs w:val="22"/>
          <w:lang w:val="en-US"/>
        </w:rPr>
        <w:t xml:space="preserve">. </w:t>
      </w:r>
      <w:commentRangeStart w:id="65"/>
      <w:r w:rsidR="00F46556" w:rsidRPr="00E41A72">
        <w:rPr>
          <w:rFonts w:ascii="Helvetica" w:hAnsi="Helvetica" w:cs="Helvetica"/>
          <w:kern w:val="1"/>
          <w:sz w:val="22"/>
          <w:szCs w:val="22"/>
          <w:lang w:val="en-US"/>
        </w:rPr>
        <w:t xml:space="preserve">Researchers studying the curve from the lens of life history theory require per capita estimates of fitness, including </w:t>
      </w:r>
      <w:commentRangeStart w:id="66"/>
      <w:r w:rsidR="00F46556" w:rsidRPr="00E41A72">
        <w:rPr>
          <w:rFonts w:ascii="Helvetica" w:hAnsi="Helvetica" w:cs="Helvetica"/>
          <w:kern w:val="1"/>
          <w:sz w:val="22"/>
          <w:szCs w:val="22"/>
          <w:lang w:val="en-US"/>
        </w:rPr>
        <w:t>mechanisms</w:t>
      </w:r>
      <w:commentRangeEnd w:id="66"/>
      <w:r w:rsidR="00AE1B0A" w:rsidRPr="00E41A72">
        <w:rPr>
          <w:rStyle w:val="CommentReference"/>
          <w:rFonts w:ascii="Helvetica" w:hAnsi="Helvetica"/>
          <w:sz w:val="22"/>
          <w:szCs w:val="22"/>
        </w:rPr>
        <w:commentReference w:id="66"/>
      </w:r>
      <w:r w:rsidR="00F46556" w:rsidRPr="00E41A72">
        <w:rPr>
          <w:rFonts w:ascii="Helvetica" w:hAnsi="Helvetica" w:cs="Helvetica"/>
          <w:kern w:val="1"/>
          <w:sz w:val="22"/>
          <w:szCs w:val="22"/>
          <w:lang w:val="en-US"/>
        </w:rPr>
        <w:t xml:space="preserve"> of fecundity and mortality and how they vary across </w:t>
      </w:r>
      <w:r w:rsidR="008A2C36" w:rsidRPr="00E41A72">
        <w:rPr>
          <w:rFonts w:ascii="Helvetica" w:hAnsi="Helvetica" w:cs="Helvetica"/>
          <w:kern w:val="1"/>
          <w:sz w:val="22"/>
          <w:szCs w:val="22"/>
          <w:lang w:val="en-US"/>
        </w:rPr>
        <w:t>ontogeny</w:t>
      </w:r>
      <w:commentRangeEnd w:id="65"/>
      <w:r w:rsidR="001D710D" w:rsidRPr="00E41A72">
        <w:rPr>
          <w:rStyle w:val="CommentReference"/>
          <w:rFonts w:ascii="Helvetica" w:hAnsi="Helvetica"/>
          <w:sz w:val="22"/>
          <w:szCs w:val="22"/>
        </w:rPr>
        <w:commentReference w:id="65"/>
      </w:r>
      <w:r w:rsidR="00A0261B" w:rsidRPr="00E41A72">
        <w:rPr>
          <w:rFonts w:ascii="Helvetica" w:hAnsi="Helvetica" w:cs="Helvetica"/>
          <w:kern w:val="1"/>
          <w:sz w:val="22"/>
          <w:szCs w:val="22"/>
          <w:lang w:val="en-US"/>
        </w:rPr>
        <w:t xml:space="preserve">, in order to </w:t>
      </w:r>
      <w:r w:rsidR="004430B5" w:rsidRPr="00E41A72">
        <w:rPr>
          <w:rFonts w:ascii="Helvetica" w:hAnsi="Helvetica" w:cs="Helvetica"/>
          <w:kern w:val="1"/>
          <w:sz w:val="22"/>
          <w:szCs w:val="22"/>
          <w:lang w:val="en-US"/>
        </w:rPr>
        <w:t>assess fitness consequences at the level of se</w:t>
      </w:r>
      <w:r w:rsidR="00CE4139" w:rsidRPr="00E41A72">
        <w:rPr>
          <w:rFonts w:ascii="Helvetica" w:hAnsi="Helvetica" w:cs="Helvetica"/>
          <w:kern w:val="1"/>
          <w:sz w:val="22"/>
          <w:szCs w:val="22"/>
          <w:lang w:val="en-US"/>
        </w:rPr>
        <w:t xml:space="preserve">lection (i.e., the individual) and </w:t>
      </w:r>
      <w:r w:rsidR="004430B5" w:rsidRPr="00E41A72">
        <w:rPr>
          <w:rFonts w:ascii="Helvetica" w:hAnsi="Helvetica" w:cs="Helvetica"/>
          <w:kern w:val="1"/>
          <w:sz w:val="22"/>
          <w:szCs w:val="22"/>
          <w:lang w:val="en-US"/>
        </w:rPr>
        <w:t xml:space="preserve">to directly link any fitness changes to timing. </w:t>
      </w:r>
      <w:r w:rsidR="00BF4441" w:rsidRPr="00E41A72">
        <w:rPr>
          <w:rFonts w:ascii="Helvetica" w:hAnsi="Helvetica" w:cs="Helvetica"/>
          <w:kern w:val="1"/>
          <w:sz w:val="22"/>
          <w:szCs w:val="22"/>
          <w:lang w:val="en-US"/>
        </w:rPr>
        <w:t>To test multiple mechanisms, i</w:t>
      </w:r>
      <w:commentRangeStart w:id="67"/>
      <w:r w:rsidR="00F46556" w:rsidRPr="00E41A72">
        <w:rPr>
          <w:rFonts w:ascii="Helvetica" w:hAnsi="Helvetica" w:cs="Helvetica"/>
          <w:kern w:val="1"/>
          <w:sz w:val="22"/>
          <w:szCs w:val="22"/>
          <w:lang w:val="en-US"/>
        </w:rPr>
        <w:t xml:space="preserve">deally these metrics would be assessed for both the resource and consumer, but such data are extremely rare in </w:t>
      </w:r>
      <w:r w:rsidR="000108AB" w:rsidRPr="00E41A72">
        <w:rPr>
          <w:rFonts w:ascii="Helvetica" w:hAnsi="Helvetica" w:cs="Helvetica"/>
          <w:kern w:val="1"/>
          <w:sz w:val="22"/>
          <w:szCs w:val="22"/>
          <w:lang w:val="en-US"/>
        </w:rPr>
        <w:t>this literature</w:t>
      </w:r>
      <w:commentRangeEnd w:id="67"/>
      <w:r w:rsidR="002C761A" w:rsidRPr="00E41A72">
        <w:rPr>
          <w:rStyle w:val="CommentReference"/>
          <w:rFonts w:ascii="Helvetica" w:hAnsi="Helvetica"/>
          <w:sz w:val="22"/>
          <w:szCs w:val="22"/>
        </w:rPr>
        <w:commentReference w:id="67"/>
      </w:r>
      <w:r w:rsidR="00F46556" w:rsidRPr="00E41A72">
        <w:rPr>
          <w:rFonts w:ascii="Helvetica" w:hAnsi="Helvetica" w:cs="Helvetica"/>
          <w:kern w:val="1"/>
          <w:sz w:val="22"/>
          <w:szCs w:val="22"/>
          <w:lang w:val="en-US"/>
        </w:rPr>
        <w:t xml:space="preserve">. </w:t>
      </w:r>
      <w:r w:rsidR="00B02FB8" w:rsidRPr="00E41A72">
        <w:rPr>
          <w:rFonts w:ascii="Helvetica" w:hAnsi="Helvetica" w:cs="Helvetica"/>
          <w:kern w:val="1"/>
          <w:sz w:val="22"/>
          <w:szCs w:val="22"/>
          <w:lang w:val="en-US"/>
        </w:rPr>
        <w:t>[</w:t>
      </w:r>
      <w:r w:rsidR="000108AB" w:rsidRPr="00E41A72">
        <w:rPr>
          <w:rFonts w:ascii="Helvetica" w:hAnsi="Helvetica" w:cs="Helvetica"/>
          <w:i/>
          <w:kern w:val="1"/>
          <w:sz w:val="22"/>
          <w:szCs w:val="22"/>
          <w:lang w:val="en-US"/>
        </w:rPr>
        <w:t xml:space="preserve">Of the studies we examined, </w:t>
      </w:r>
      <w:r w:rsidR="00B61D51" w:rsidRPr="00E41A72">
        <w:rPr>
          <w:rFonts w:ascii="Helvetica" w:hAnsi="Helvetica" w:cs="Helvetica"/>
          <w:i/>
          <w:kern w:val="1"/>
          <w:sz w:val="22"/>
          <w:szCs w:val="22"/>
          <w:lang w:val="en-US"/>
        </w:rPr>
        <w:t>1</w:t>
      </w:r>
      <w:r w:rsidR="00C5325B" w:rsidRPr="00E41A72">
        <w:rPr>
          <w:rFonts w:ascii="Helvetica" w:hAnsi="Helvetica" w:cs="Helvetica"/>
          <w:i/>
          <w:kern w:val="1"/>
          <w:sz w:val="22"/>
          <w:szCs w:val="22"/>
          <w:lang w:val="en-US"/>
        </w:rPr>
        <w:t>/8</w:t>
      </w:r>
      <w:r w:rsidR="00B61D51" w:rsidRPr="00E41A72">
        <w:rPr>
          <w:rFonts w:ascii="Helvetica" w:hAnsi="Helvetica" w:cs="Helvetica"/>
          <w:i/>
          <w:kern w:val="1"/>
          <w:sz w:val="22"/>
          <w:szCs w:val="22"/>
          <w:lang w:val="en-US"/>
        </w:rPr>
        <w:t xml:space="preserve"> </w:t>
      </w:r>
      <w:r w:rsidR="00825E4B" w:rsidRPr="00E41A72">
        <w:rPr>
          <w:rFonts w:ascii="Helvetica" w:hAnsi="Helvetica" w:cs="Helvetica"/>
          <w:i/>
          <w:kern w:val="1"/>
          <w:sz w:val="22"/>
          <w:szCs w:val="22"/>
          <w:lang w:val="en-US"/>
        </w:rPr>
        <w:t>life history studies</w:t>
      </w:r>
      <w:r w:rsidR="00BF4441" w:rsidRPr="00E41A72">
        <w:rPr>
          <w:rFonts w:ascii="Helvetica" w:hAnsi="Helvetica" w:cs="Helvetica"/>
          <w:i/>
          <w:kern w:val="1"/>
          <w:sz w:val="22"/>
          <w:szCs w:val="22"/>
          <w:lang w:val="en-US"/>
        </w:rPr>
        <w:t xml:space="preserve"> </w:t>
      </w:r>
      <w:r w:rsidR="00A92574" w:rsidRPr="00E41A72">
        <w:rPr>
          <w:rFonts w:ascii="Helvetica" w:hAnsi="Helvetica" w:cs="Helvetica"/>
          <w:i/>
          <w:kern w:val="1"/>
          <w:sz w:val="22"/>
          <w:szCs w:val="22"/>
          <w:lang w:val="en-US"/>
        </w:rPr>
        <w:t>measured</w:t>
      </w:r>
      <w:r w:rsidR="0082018E" w:rsidRPr="00E41A72">
        <w:rPr>
          <w:rFonts w:ascii="Helvetica" w:hAnsi="Helvetica" w:cs="Helvetica"/>
          <w:i/>
          <w:kern w:val="1"/>
          <w:sz w:val="22"/>
          <w:szCs w:val="22"/>
          <w:lang w:val="en-US"/>
        </w:rPr>
        <w:t xml:space="preserve"> </w:t>
      </w:r>
      <w:r w:rsidR="00BF4441" w:rsidRPr="00E41A72">
        <w:rPr>
          <w:rFonts w:ascii="Helvetica" w:hAnsi="Helvetica" w:cs="Helvetica"/>
          <w:i/>
          <w:kern w:val="1"/>
          <w:sz w:val="22"/>
          <w:szCs w:val="22"/>
          <w:lang w:val="en-US"/>
        </w:rPr>
        <w:t>fitness/performance of the resource</w:t>
      </w:r>
      <w:r w:rsidR="00A92574" w:rsidRPr="00E41A72">
        <w:rPr>
          <w:rFonts w:ascii="Helvetica" w:hAnsi="Helvetica" w:cs="Helvetica"/>
          <w:i/>
          <w:kern w:val="1"/>
          <w:sz w:val="22"/>
          <w:szCs w:val="22"/>
          <w:lang w:val="en-US"/>
        </w:rPr>
        <w:t>, and none included per-capita data</w:t>
      </w:r>
      <w:r w:rsidR="005B597E" w:rsidRPr="00E41A72">
        <w:rPr>
          <w:rFonts w:ascii="Helvetica" w:hAnsi="Helvetica" w:cs="Helvetica"/>
          <w:i/>
          <w:kern w:val="1"/>
          <w:sz w:val="22"/>
          <w:szCs w:val="22"/>
          <w:lang w:val="en-US"/>
        </w:rPr>
        <w:t xml:space="preserve"> for the resource</w:t>
      </w:r>
      <w:r w:rsidR="00B02FB8" w:rsidRPr="00E41A72">
        <w:rPr>
          <w:rFonts w:ascii="Helvetica" w:hAnsi="Helvetica" w:cs="Helvetica"/>
          <w:kern w:val="1"/>
          <w:sz w:val="22"/>
          <w:szCs w:val="22"/>
          <w:lang w:val="en-US"/>
        </w:rPr>
        <w:t>]</w:t>
      </w:r>
      <w:r w:rsidR="00825E4B" w:rsidRPr="00E41A72">
        <w:rPr>
          <w:rFonts w:ascii="Helvetica" w:hAnsi="Helvetica" w:cs="Helvetica"/>
          <w:kern w:val="1"/>
          <w:sz w:val="22"/>
          <w:szCs w:val="22"/>
          <w:lang w:val="en-US"/>
        </w:rPr>
        <w:t>.</w:t>
      </w:r>
      <w:r w:rsidR="00B61D51" w:rsidRPr="00E41A72">
        <w:rPr>
          <w:rFonts w:ascii="Helvetica" w:hAnsi="Helvetica" w:cs="Helvetica"/>
          <w:kern w:val="1"/>
          <w:sz w:val="22"/>
          <w:szCs w:val="22"/>
          <w:lang w:val="en-US"/>
        </w:rPr>
        <w:t xml:space="preserve"> </w:t>
      </w:r>
      <w:r w:rsidR="00367467" w:rsidRPr="00E41A72">
        <w:rPr>
          <w:rFonts w:ascii="Helvetica" w:hAnsi="Helvetica" w:cs="Helvetica"/>
          <w:kern w:val="1"/>
          <w:sz w:val="22"/>
          <w:szCs w:val="22"/>
          <w:lang w:val="en-US"/>
        </w:rPr>
        <w:t xml:space="preserve">Part of this may stem from </w:t>
      </w:r>
      <w:r w:rsidR="00F62161" w:rsidRPr="00E41A72">
        <w:rPr>
          <w:rFonts w:ascii="Helvetica" w:hAnsi="Helvetica" w:cs="Helvetica"/>
          <w:kern w:val="1"/>
          <w:sz w:val="22"/>
          <w:szCs w:val="22"/>
          <w:lang w:val="en-US"/>
        </w:rPr>
        <w:t>how resource is defined</w:t>
      </w:r>
      <w:r w:rsidR="00512E7B" w:rsidRPr="00E41A72">
        <w:rPr>
          <w:rFonts w:ascii="Helvetica" w:hAnsi="Helvetica" w:cs="Helvetica"/>
          <w:kern w:val="1"/>
          <w:sz w:val="22"/>
          <w:szCs w:val="22"/>
          <w:lang w:val="en-US"/>
        </w:rPr>
        <w:t xml:space="preserve"> or measured</w:t>
      </w:r>
      <w:r w:rsidR="00286F95" w:rsidRPr="00E41A72">
        <w:rPr>
          <w:rFonts w:ascii="Helvetica" w:hAnsi="Helvetica" w:cs="Helvetica"/>
          <w:kern w:val="1"/>
          <w:sz w:val="22"/>
          <w:szCs w:val="22"/>
          <w:lang w:val="en-US"/>
        </w:rPr>
        <w:t>(?)</w:t>
      </w:r>
      <w:r w:rsidR="00524D13" w:rsidRPr="00E41A72">
        <w:rPr>
          <w:rFonts w:ascii="Helvetica" w:hAnsi="Helvetica" w:cs="Helvetica"/>
          <w:kern w:val="1"/>
          <w:sz w:val="22"/>
          <w:szCs w:val="22"/>
          <w:lang w:val="en-US"/>
        </w:rPr>
        <w:t xml:space="preserve"> in the ‘life-history studies’</w:t>
      </w:r>
      <w:r w:rsidR="00512E7B" w:rsidRPr="00E41A72">
        <w:rPr>
          <w:rFonts w:ascii="Helvetica" w:hAnsi="Helvetica" w:cs="Helvetica"/>
          <w:kern w:val="1"/>
          <w:sz w:val="22"/>
          <w:szCs w:val="22"/>
          <w:lang w:val="en-US"/>
        </w:rPr>
        <w:t xml:space="preserve"> </w:t>
      </w:r>
      <w:r w:rsidR="00524D13" w:rsidRPr="00E41A72">
        <w:rPr>
          <w:rFonts w:ascii="Helvetica" w:hAnsi="Helvetica" w:cs="Helvetica"/>
          <w:kern w:val="1"/>
          <w:sz w:val="22"/>
          <w:szCs w:val="22"/>
          <w:lang w:val="en-US"/>
        </w:rPr>
        <w:t>we reviewed</w:t>
      </w:r>
      <w:r w:rsidR="00F62161" w:rsidRPr="00E41A72">
        <w:rPr>
          <w:rFonts w:ascii="Helvetica" w:hAnsi="Helvetica" w:cs="Helvetica"/>
          <w:kern w:val="1"/>
          <w:sz w:val="22"/>
          <w:szCs w:val="22"/>
          <w:lang w:val="en-US"/>
        </w:rPr>
        <w:t>. The resource in many of these studies is measured at a population or even community level</w:t>
      </w:r>
      <w:r w:rsidR="00FF57F2" w:rsidRPr="00E41A72">
        <w:rPr>
          <w:rFonts w:ascii="Helvetica" w:hAnsi="Helvetica" w:cs="Helvetica"/>
          <w:kern w:val="1"/>
          <w:sz w:val="22"/>
          <w:szCs w:val="22"/>
          <w:lang w:val="en-US"/>
        </w:rPr>
        <w:t xml:space="preserve"> (</w:t>
      </w:r>
      <w:r w:rsidR="00274FA5" w:rsidRPr="00E41A72">
        <w:rPr>
          <w:rFonts w:ascii="Helvetica" w:hAnsi="Helvetica" w:cs="Helvetica"/>
          <w:kern w:val="1"/>
          <w:sz w:val="22"/>
          <w:szCs w:val="22"/>
          <w:lang w:val="en-US"/>
        </w:rPr>
        <w:t>7/8 studies</w:t>
      </w:r>
      <w:r w:rsidR="00FF57F2" w:rsidRPr="00E41A72">
        <w:rPr>
          <w:rFonts w:ascii="Helvetica" w:hAnsi="Helvetica" w:cs="Helvetica"/>
          <w:kern w:val="1"/>
          <w:sz w:val="22"/>
          <w:szCs w:val="22"/>
          <w:lang w:val="en-US"/>
        </w:rPr>
        <w:t>)</w:t>
      </w:r>
      <w:r w:rsidR="0069663E" w:rsidRPr="00E41A72">
        <w:rPr>
          <w:rFonts w:ascii="Helvetica" w:hAnsi="Helvetica" w:cs="Helvetica"/>
          <w:kern w:val="1"/>
          <w:sz w:val="22"/>
          <w:szCs w:val="22"/>
          <w:lang w:val="en-US"/>
        </w:rPr>
        <w:t xml:space="preserve"> rendering it impossible to get </w:t>
      </w:r>
      <w:r w:rsidR="00FA7C3D" w:rsidRPr="00E41A72">
        <w:rPr>
          <w:rFonts w:ascii="Helvetica" w:hAnsi="Helvetica" w:cs="Helvetica"/>
          <w:kern w:val="1"/>
          <w:sz w:val="22"/>
          <w:szCs w:val="22"/>
          <w:lang w:val="en-US"/>
        </w:rPr>
        <w:t>equivalen</w:t>
      </w:r>
      <w:r w:rsidR="0069663E" w:rsidRPr="00E41A72">
        <w:rPr>
          <w:rFonts w:ascii="Helvetica" w:hAnsi="Helvetica" w:cs="Helvetica"/>
          <w:kern w:val="1"/>
          <w:sz w:val="22"/>
          <w:szCs w:val="22"/>
          <w:lang w:val="en-US"/>
        </w:rPr>
        <w:t>t measures of fitness</w:t>
      </w:r>
      <w:r w:rsidR="007D3C47" w:rsidRPr="00E41A72">
        <w:rPr>
          <w:rFonts w:ascii="Helvetica" w:hAnsi="Helvetica" w:cs="Helvetica"/>
          <w:kern w:val="1"/>
          <w:sz w:val="22"/>
          <w:szCs w:val="22"/>
          <w:lang w:val="en-US"/>
        </w:rPr>
        <w:t xml:space="preserve"> between the consumer and resource</w:t>
      </w:r>
      <w:r w:rsidR="00F62161" w:rsidRPr="00E41A72">
        <w:rPr>
          <w:rFonts w:ascii="Helvetica" w:hAnsi="Helvetica" w:cs="Helvetica"/>
          <w:kern w:val="1"/>
          <w:sz w:val="22"/>
          <w:szCs w:val="22"/>
          <w:lang w:val="en-US"/>
        </w:rPr>
        <w:t xml:space="preserve">. </w:t>
      </w:r>
      <w:r w:rsidR="00A92574" w:rsidRPr="00E41A72">
        <w:rPr>
          <w:rFonts w:ascii="Helvetica" w:hAnsi="Helvetica" w:cs="Helvetica"/>
          <w:kern w:val="1"/>
          <w:sz w:val="22"/>
          <w:szCs w:val="22"/>
          <w:lang w:val="en-US"/>
        </w:rPr>
        <w:t>M</w:t>
      </w:r>
      <w:r w:rsidR="007F6CA0" w:rsidRPr="00E41A72">
        <w:rPr>
          <w:rFonts w:ascii="Helvetica" w:hAnsi="Helvetica" w:cs="Helvetica"/>
          <w:kern w:val="1"/>
          <w:sz w:val="22"/>
          <w:szCs w:val="22"/>
          <w:lang w:val="en-US"/>
        </w:rPr>
        <w:t>aking predictions</w:t>
      </w:r>
      <w:r w:rsidR="00A92574" w:rsidRPr="00E41A72">
        <w:rPr>
          <w:rFonts w:ascii="Helvetica" w:hAnsi="Helvetica" w:cs="Helvetica"/>
          <w:kern w:val="1"/>
          <w:sz w:val="22"/>
          <w:szCs w:val="22"/>
          <w:lang w:val="en-US"/>
        </w:rPr>
        <w:t xml:space="preserve"> about the </w:t>
      </w:r>
      <w:r w:rsidR="005369DE" w:rsidRPr="00E41A72">
        <w:rPr>
          <w:rFonts w:ascii="Helvetica" w:hAnsi="Helvetica" w:cs="Helvetica"/>
          <w:kern w:val="1"/>
          <w:sz w:val="22"/>
          <w:szCs w:val="22"/>
          <w:lang w:val="en-US"/>
        </w:rPr>
        <w:t xml:space="preserve">overall </w:t>
      </w:r>
      <w:r w:rsidR="00A92574" w:rsidRPr="00E41A72">
        <w:rPr>
          <w:rFonts w:ascii="Helvetica" w:hAnsi="Helvetica" w:cs="Helvetica"/>
          <w:kern w:val="1"/>
          <w:sz w:val="22"/>
          <w:szCs w:val="22"/>
          <w:lang w:val="en-US"/>
        </w:rPr>
        <w:t>consequences of climate change driven changes in synchrony on</w:t>
      </w:r>
      <w:r w:rsidR="007F6CA0" w:rsidRPr="00E41A72">
        <w:rPr>
          <w:rFonts w:ascii="Helvetica" w:hAnsi="Helvetica" w:cs="Helvetica"/>
          <w:kern w:val="1"/>
          <w:sz w:val="22"/>
          <w:szCs w:val="22"/>
          <w:lang w:val="en-US"/>
        </w:rPr>
        <w:t xml:space="preserve"> the full interaction </w:t>
      </w:r>
      <w:r w:rsidR="00A92574" w:rsidRPr="00E41A72">
        <w:rPr>
          <w:rFonts w:ascii="Helvetica" w:hAnsi="Helvetica" w:cs="Helvetica"/>
          <w:kern w:val="1"/>
          <w:sz w:val="22"/>
          <w:szCs w:val="22"/>
          <w:lang w:val="en-US"/>
        </w:rPr>
        <w:t xml:space="preserve">will be </w:t>
      </w:r>
      <w:r w:rsidR="007F6CA0" w:rsidRPr="00E41A72">
        <w:rPr>
          <w:rFonts w:ascii="Helvetica" w:hAnsi="Helvetica" w:cs="Helvetica"/>
          <w:kern w:val="1"/>
          <w:sz w:val="22"/>
          <w:szCs w:val="22"/>
          <w:lang w:val="en-US"/>
        </w:rPr>
        <w:t xml:space="preserve">difficult since </w:t>
      </w:r>
      <w:r w:rsidR="00A92574" w:rsidRPr="00E41A72">
        <w:rPr>
          <w:rFonts w:ascii="Helvetica" w:hAnsi="Helvetica" w:cs="Helvetica"/>
          <w:kern w:val="1"/>
          <w:sz w:val="22"/>
          <w:szCs w:val="22"/>
          <w:lang w:val="en-US"/>
        </w:rPr>
        <w:t>our</w:t>
      </w:r>
      <w:r w:rsidR="007F6CA0" w:rsidRPr="00E41A72">
        <w:rPr>
          <w:rFonts w:ascii="Helvetica" w:hAnsi="Helvetica" w:cs="Helvetica"/>
          <w:kern w:val="1"/>
          <w:sz w:val="22"/>
          <w:szCs w:val="22"/>
          <w:lang w:val="en-US"/>
        </w:rPr>
        <w:t xml:space="preserve"> mechanistic understanding ends at the consumer level.</w:t>
      </w:r>
    </w:p>
    <w:p w14:paraId="54A79982"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5637BF0A" w:rsidR="00F46556" w:rsidRPr="00E41A72" w:rsidRDefault="000826DF"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Studies addressing the Cushing curve from the perspective of food web theory often collect more equivalent data on the resource and consumer</w:t>
      </w:r>
      <w:r w:rsidR="00D6726F" w:rsidRPr="00E41A72">
        <w:rPr>
          <w:rFonts w:ascii="Helvetica" w:hAnsi="Helvetica" w:cs="Helvetica"/>
          <w:kern w:val="1"/>
          <w:sz w:val="22"/>
          <w:szCs w:val="22"/>
          <w:lang w:val="en-US"/>
        </w:rPr>
        <w:t xml:space="preserve"> (</w:t>
      </w:r>
      <w:r w:rsidR="00FE328A" w:rsidRPr="00E41A72">
        <w:rPr>
          <w:rFonts w:ascii="Helvetica" w:hAnsi="Helvetica" w:cs="Helvetica"/>
          <w:kern w:val="1"/>
          <w:sz w:val="22"/>
          <w:szCs w:val="22"/>
          <w:lang w:val="en-US"/>
        </w:rPr>
        <w:t>5/</w:t>
      </w:r>
      <w:r w:rsidR="00534A8A" w:rsidRPr="00E41A72">
        <w:rPr>
          <w:rFonts w:ascii="Helvetica" w:hAnsi="Helvetica" w:cs="Helvetica"/>
          <w:kern w:val="1"/>
          <w:sz w:val="22"/>
          <w:szCs w:val="22"/>
          <w:lang w:val="en-US"/>
        </w:rPr>
        <w:t>7 studies</w:t>
      </w:r>
      <w:r w:rsidR="00D6726F" w:rsidRPr="00E41A72">
        <w:rPr>
          <w:rFonts w:ascii="Helvetica" w:hAnsi="Helvetica" w:cs="Helvetica"/>
          <w:kern w:val="1"/>
          <w:sz w:val="22"/>
          <w:szCs w:val="22"/>
          <w:lang w:val="en-US"/>
        </w:rPr>
        <w:t>)</w:t>
      </w:r>
      <w:r w:rsidR="00F46556" w:rsidRPr="00E41A72">
        <w:rPr>
          <w:rFonts w:ascii="Helvetica" w:hAnsi="Helvetica" w:cs="Helvetica"/>
          <w:kern w:val="1"/>
          <w:sz w:val="22"/>
          <w:szCs w:val="22"/>
          <w:lang w:val="en-US"/>
        </w:rPr>
        <w:t xml:space="preserve">, but </w:t>
      </w:r>
      <w:r w:rsidR="00B37F97" w:rsidRPr="00E41A72">
        <w:rPr>
          <w:rFonts w:ascii="Helvetica" w:hAnsi="Helvetica" w:cs="Helvetica"/>
          <w:kern w:val="1"/>
          <w:sz w:val="22"/>
          <w:szCs w:val="22"/>
          <w:lang w:val="en-US"/>
        </w:rPr>
        <w:t>do</w:t>
      </w:r>
      <w:r w:rsidR="00F46556" w:rsidRPr="00E41A72">
        <w:rPr>
          <w:rFonts w:ascii="Helvetica" w:hAnsi="Helvetica" w:cs="Helvetica"/>
          <w:kern w:val="1"/>
          <w:sz w:val="22"/>
          <w:szCs w:val="22"/>
          <w:lang w:val="en-US"/>
        </w:rPr>
        <w:t xml:space="preserve"> not assess </w:t>
      </w:r>
      <w:r w:rsidR="00440D2B" w:rsidRPr="00E41A72">
        <w:rPr>
          <w:rFonts w:ascii="Helvetica" w:hAnsi="Helvetica" w:cs="Helvetica"/>
          <w:kern w:val="1"/>
          <w:sz w:val="22"/>
          <w:szCs w:val="22"/>
          <w:lang w:val="en-US"/>
        </w:rPr>
        <w:t xml:space="preserve">per capita </w:t>
      </w:r>
      <w:r w:rsidR="00F46556" w:rsidRPr="00E41A72">
        <w:rPr>
          <w:rFonts w:ascii="Helvetica" w:hAnsi="Helvetica" w:cs="Helvetica"/>
          <w:kern w:val="1"/>
          <w:sz w:val="22"/>
          <w:szCs w:val="22"/>
          <w:lang w:val="en-US"/>
        </w:rPr>
        <w:t>fitness consequences</w:t>
      </w:r>
      <w:r w:rsidR="00440D2B" w:rsidRPr="00E41A72">
        <w:rPr>
          <w:rFonts w:ascii="Helvetica" w:hAnsi="Helvetica" w:cs="Helvetica"/>
          <w:kern w:val="1"/>
          <w:sz w:val="22"/>
          <w:szCs w:val="22"/>
          <w:lang w:val="en-US"/>
        </w:rPr>
        <w:t xml:space="preserve"> for the consumer</w:t>
      </w:r>
      <w:r w:rsidR="003570D9" w:rsidRPr="00E41A72">
        <w:rPr>
          <w:rFonts w:ascii="Helvetica" w:hAnsi="Helvetica" w:cs="Helvetica"/>
          <w:kern w:val="1"/>
          <w:sz w:val="22"/>
          <w:szCs w:val="22"/>
          <w:lang w:val="en-US"/>
        </w:rPr>
        <w:t xml:space="preserve"> (0 studies so far)</w:t>
      </w:r>
      <w:r w:rsidR="00F46556" w:rsidRPr="00E41A72">
        <w:rPr>
          <w:rFonts w:ascii="Helvetica" w:hAnsi="Helvetica" w:cs="Helvetica"/>
          <w:kern w:val="1"/>
          <w:sz w:val="22"/>
          <w:szCs w:val="22"/>
          <w:lang w:val="en-US"/>
        </w:rPr>
        <w:t>.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w:t>
      </w:r>
      <w:r w:rsidR="00D13C79" w:rsidRPr="00E41A72">
        <w:rPr>
          <w:rFonts w:ascii="Helvetica" w:hAnsi="Helvetica" w:cs="Helvetica"/>
          <w:kern w:val="1"/>
          <w:sz w:val="22"/>
          <w:szCs w:val="22"/>
          <w:lang w:val="en-US"/>
        </w:rPr>
        <w:t>1-2(?)</w:t>
      </w:r>
      <w:r w:rsidR="00F46556" w:rsidRPr="00E41A72">
        <w:rPr>
          <w:rFonts w:ascii="Helvetica" w:hAnsi="Helvetica" w:cs="Helvetica"/>
          <w:kern w:val="1"/>
          <w:sz w:val="22"/>
          <w:szCs w:val="22"/>
          <w:lang w:val="en-US"/>
        </w:rPr>
        <w:t>, depending on latitude and species for caterpillars). Such deviations across systems, however, may fall away at the level of vertebrate consumers (e.g., fish and birds)</w:t>
      </w:r>
      <w:r w:rsidR="00603C93" w:rsidRPr="00E41A72">
        <w:rPr>
          <w:rFonts w:ascii="Helvetica" w:hAnsi="Helvetica" w:cs="Helvetica"/>
          <w:kern w:val="1"/>
          <w:sz w:val="22"/>
          <w:szCs w:val="22"/>
          <w:lang w:val="en-US"/>
        </w:rPr>
        <w:t>. Nevertheless</w:t>
      </w:r>
      <w:r w:rsidR="00F46556" w:rsidRPr="00E41A72">
        <w:rPr>
          <w:rFonts w:ascii="Helvetica" w:hAnsi="Helvetica" w:cs="Helvetica"/>
          <w:kern w:val="1"/>
          <w:sz w:val="22"/>
          <w:szCs w:val="22"/>
          <w:lang w:val="en-US"/>
        </w:rPr>
        <w:t xml:space="preserve">, </w:t>
      </w:r>
      <w:r w:rsidR="00603C93" w:rsidRPr="00E41A72">
        <w:rPr>
          <w:rFonts w:ascii="Helvetica" w:hAnsi="Helvetica" w:cs="Helvetica"/>
          <w:kern w:val="1"/>
          <w:sz w:val="22"/>
          <w:szCs w:val="22"/>
          <w:lang w:val="en-US"/>
        </w:rPr>
        <w:t>the</w:t>
      </w:r>
      <w:r w:rsidR="00F46556" w:rsidRPr="00E41A72">
        <w:rPr>
          <w:rFonts w:ascii="Helvetica" w:hAnsi="Helvetica" w:cs="Helvetica"/>
          <w:kern w:val="1"/>
          <w:sz w:val="22"/>
          <w:szCs w:val="22"/>
          <w:lang w:val="en-US"/>
        </w:rPr>
        <w:t xml:space="preserve"> fundamental difference in the scale of generation times pervades aquatic/terrestrial comparisons (Gruner et al. 2008, </w:t>
      </w:r>
      <w:r w:rsidR="00F15336" w:rsidRPr="00E41A72">
        <w:rPr>
          <w:rFonts w:ascii="Helvetica" w:hAnsi="Helvetica" w:cs="Helvetica"/>
          <w:kern w:val="1"/>
          <w:sz w:val="22"/>
          <w:szCs w:val="22"/>
          <w:lang w:val="en-US"/>
        </w:rPr>
        <w:t>Borer et al. 2005</w:t>
      </w:r>
      <w:r w:rsidR="00C25F00" w:rsidRPr="00E41A72">
        <w:rPr>
          <w:rFonts w:ascii="Helvetica" w:hAnsi="Helvetica" w:cs="Helvetica"/>
          <w:kern w:val="1"/>
          <w:sz w:val="22"/>
          <w:szCs w:val="22"/>
          <w:lang w:val="en-US"/>
        </w:rPr>
        <w:t>). The disparities across systems</w:t>
      </w:r>
      <w:r w:rsidR="00F46556" w:rsidRPr="00E41A72">
        <w:rPr>
          <w:rFonts w:ascii="Helvetica" w:hAnsi="Helvetica" w:cs="Helvetica"/>
          <w:kern w:val="1"/>
          <w:sz w:val="22"/>
          <w:szCs w:val="22"/>
          <w:lang w:val="en-US"/>
        </w:rPr>
        <w:t xml:space="preserve"> may </w:t>
      </w:r>
      <w:r w:rsidR="00357E33" w:rsidRPr="00E41A72">
        <w:rPr>
          <w:rFonts w:ascii="Helvetica" w:hAnsi="Helvetica" w:cs="Helvetica"/>
          <w:kern w:val="1"/>
          <w:sz w:val="22"/>
          <w:szCs w:val="22"/>
          <w:lang w:val="en-US"/>
        </w:rPr>
        <w:t xml:space="preserve">also </w:t>
      </w:r>
      <w:r w:rsidR="00F46556" w:rsidRPr="00E41A72">
        <w:rPr>
          <w:rFonts w:ascii="Helvetica" w:hAnsi="Helvetica" w:cs="Helvetica"/>
          <w:kern w:val="1"/>
          <w:sz w:val="22"/>
          <w:szCs w:val="22"/>
          <w:lang w:val="en-US"/>
        </w:rPr>
        <w:t xml:space="preserve">underlie a focus more on mechanisms related to food web theory in </w:t>
      </w:r>
      <w:r w:rsidR="00FD52C9" w:rsidRPr="00E41A72">
        <w:rPr>
          <w:rFonts w:ascii="Helvetica" w:hAnsi="Helvetica" w:cs="Helvetica"/>
          <w:kern w:val="1"/>
          <w:sz w:val="22"/>
          <w:szCs w:val="22"/>
          <w:lang w:val="en-US"/>
        </w:rPr>
        <w:t xml:space="preserve">aquatic </w:t>
      </w:r>
      <w:r w:rsidR="00F46556" w:rsidRPr="00E41A72">
        <w:rPr>
          <w:rFonts w:ascii="Helvetica" w:hAnsi="Helvetica" w:cs="Helvetica"/>
          <w:kern w:val="1"/>
          <w:sz w:val="22"/>
          <w:szCs w:val="22"/>
          <w:lang w:val="en-US"/>
        </w:rPr>
        <w:t>studies (</w:t>
      </w:r>
      <w:r w:rsidR="001041B1" w:rsidRPr="00E41A72">
        <w:rPr>
          <w:rFonts w:ascii="Helvetica" w:hAnsi="Helvetica" w:cs="Helvetica"/>
          <w:kern w:val="1"/>
          <w:sz w:val="22"/>
          <w:szCs w:val="22"/>
          <w:lang w:val="en-US"/>
        </w:rPr>
        <w:t xml:space="preserve">e.g., </w:t>
      </w:r>
      <w:r w:rsidR="00492C6F" w:rsidRPr="00E41A72">
        <w:rPr>
          <w:rFonts w:ascii="Helvetica" w:hAnsi="Helvetica" w:cs="Helvetica"/>
          <w:kern w:val="1"/>
          <w:sz w:val="22"/>
          <w:szCs w:val="22"/>
          <w:lang w:val="en-US"/>
        </w:rPr>
        <w:t>AO001, HMK049</w:t>
      </w:r>
      <w:r w:rsidR="00F46556" w:rsidRPr="00E41A72">
        <w:rPr>
          <w:rFonts w:ascii="Helvetica" w:hAnsi="Helvetica" w:cs="Helvetica"/>
          <w:kern w:val="1"/>
          <w:sz w:val="22"/>
          <w:szCs w:val="22"/>
          <w:lang w:val="en-US"/>
        </w:rPr>
        <w:t xml:space="preserve">). A further divide across studies may come from the size of the consumer: when consumers are too small or turn over too quickly to track, researchers struggle to collect robust data on individual fitness. </w:t>
      </w:r>
    </w:p>
    <w:p w14:paraId="1E936D5B" w14:textId="77777777" w:rsidR="00F46556" w:rsidRPr="00E41A72"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6C804AAB" w:rsidR="00F46556" w:rsidRPr="00E41A72" w:rsidRDefault="00671C8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commentRangeStart w:id="68"/>
      <w:r w:rsidR="00F46556" w:rsidRPr="00E41A72">
        <w:rPr>
          <w:rFonts w:ascii="Helvetica" w:hAnsi="Helvetica" w:cs="Helvetica"/>
          <w:kern w:val="1"/>
          <w:sz w:val="22"/>
          <w:szCs w:val="22"/>
          <w:lang w:val="en-US"/>
        </w:rPr>
        <w:t>This places</w:t>
      </w:r>
      <w:r w:rsidR="00F35D1B" w:rsidRPr="00E41A72">
        <w:rPr>
          <w:rFonts w:ascii="Helvetica" w:hAnsi="Helvetica" w:cs="Helvetica"/>
          <w:kern w:val="1"/>
          <w:sz w:val="22"/>
          <w:szCs w:val="22"/>
          <w:lang w:val="en-US"/>
        </w:rPr>
        <w:t xml:space="preserve"> the</w:t>
      </w:r>
      <w:r w:rsidR="00F46556" w:rsidRPr="00E41A72">
        <w:rPr>
          <w:rFonts w:ascii="Helvetica" w:hAnsi="Helvetica" w:cs="Helvetica"/>
          <w:kern w:val="1"/>
          <w:sz w:val="22"/>
          <w:szCs w:val="22"/>
          <w:lang w:val="en-US"/>
        </w:rPr>
        <w:t xml:space="preserve"> </w:t>
      </w:r>
      <w:r w:rsidR="00A45198" w:rsidRPr="00E41A72">
        <w:rPr>
          <w:rFonts w:ascii="Helvetica" w:hAnsi="Helvetica" w:cs="Helvetica"/>
          <w:kern w:val="1"/>
          <w:sz w:val="22"/>
          <w:szCs w:val="22"/>
          <w:lang w:val="en-US"/>
        </w:rPr>
        <w:t>trophic mismatch</w:t>
      </w:r>
      <w:r w:rsidR="00F46556" w:rsidRPr="00E41A72">
        <w:rPr>
          <w:rFonts w:ascii="Helvetica" w:hAnsi="Helvetica" w:cs="Helvetica"/>
          <w:kern w:val="1"/>
          <w:sz w:val="22"/>
          <w:szCs w:val="22"/>
          <w:lang w:val="en-US"/>
        </w:rPr>
        <w:t xml:space="preserve"> studies on a continuum: at one end</w:t>
      </w:r>
      <w:r w:rsidR="005325BB" w:rsidRPr="00E41A72">
        <w:rPr>
          <w:rFonts w:ascii="Helvetica" w:hAnsi="Helvetica" w:cs="Helvetica"/>
          <w:kern w:val="1"/>
          <w:sz w:val="22"/>
          <w:szCs w:val="22"/>
          <w:lang w:val="en-US"/>
        </w:rPr>
        <w:t xml:space="preserve">, studies focus </w:t>
      </w:r>
      <w:r w:rsidR="00F46556" w:rsidRPr="00E41A72">
        <w:rPr>
          <w:rFonts w:ascii="Helvetica" w:hAnsi="Helvetica" w:cs="Helvetica"/>
          <w:kern w:val="1"/>
          <w:sz w:val="22"/>
          <w:szCs w:val="22"/>
          <w:lang w:val="en-US"/>
        </w:rPr>
        <w:t xml:space="preserve">generally on food web mechanisms, collect equivalent data on the consumer and resource but no </w:t>
      </w:r>
      <w:r w:rsidR="005325BB" w:rsidRPr="00E41A72">
        <w:rPr>
          <w:rFonts w:ascii="Helvetica" w:hAnsi="Helvetica" w:cs="Helvetica"/>
          <w:kern w:val="1"/>
          <w:sz w:val="22"/>
          <w:szCs w:val="22"/>
          <w:lang w:val="en-US"/>
        </w:rPr>
        <w:t xml:space="preserve">per-capita </w:t>
      </w:r>
      <w:r w:rsidR="00F46556" w:rsidRPr="00E41A72">
        <w:rPr>
          <w:rFonts w:ascii="Helvetica" w:hAnsi="Helvetica" w:cs="Helvetica"/>
          <w:kern w:val="1"/>
          <w:sz w:val="22"/>
          <w:szCs w:val="22"/>
          <w:lang w:val="en-US"/>
        </w:rPr>
        <w:t xml:space="preserve">fitness data and </w:t>
      </w:r>
      <w:r w:rsidR="0033387B" w:rsidRPr="00E41A72">
        <w:rPr>
          <w:rFonts w:ascii="Helvetica" w:hAnsi="Helvetica" w:cs="Helvetica"/>
          <w:kern w:val="1"/>
          <w:sz w:val="22"/>
          <w:szCs w:val="22"/>
          <w:lang w:val="en-US"/>
        </w:rPr>
        <w:t>at the other end, studies focus</w:t>
      </w:r>
      <w:r w:rsidR="00F46556" w:rsidRPr="00E41A72">
        <w:rPr>
          <w:rFonts w:ascii="Helvetica" w:hAnsi="Helvetica" w:cs="Helvetica"/>
          <w:kern w:val="1"/>
          <w:sz w:val="22"/>
          <w:szCs w:val="22"/>
          <w:lang w:val="en-US"/>
        </w:rPr>
        <w:t xml:space="preserve"> on life history theory from the lens of the consumer, collect individual-level data on the timing and fitness of the consumer, with much le</w:t>
      </w:r>
      <w:r w:rsidR="00811E71" w:rsidRPr="00E41A72">
        <w:rPr>
          <w:rFonts w:ascii="Helvetica" w:hAnsi="Helvetica" w:cs="Helvetica"/>
          <w:kern w:val="1"/>
          <w:sz w:val="22"/>
          <w:szCs w:val="22"/>
          <w:lang w:val="en-US"/>
        </w:rPr>
        <w:t xml:space="preserve">ss information on the resource. </w:t>
      </w:r>
      <w:r w:rsidR="00F46556" w:rsidRPr="00E41A72">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w:t>
      </w:r>
      <w:commentRangeStart w:id="69"/>
      <w:r w:rsidR="00F46556" w:rsidRPr="00E41A72">
        <w:rPr>
          <w:rFonts w:ascii="Helvetica" w:hAnsi="Helvetica" w:cs="Helvetica"/>
          <w:kern w:val="1"/>
          <w:sz w:val="22"/>
          <w:szCs w:val="22"/>
          <w:lang w:val="en-US"/>
        </w:rPr>
        <w:t xml:space="preserve">If they find their mechanisms explain little of the variation they observe, they often do not have the data to test alternative hypotheses. </w:t>
      </w:r>
      <w:commentRangeEnd w:id="69"/>
      <w:r w:rsidR="00EE5B7C">
        <w:rPr>
          <w:rStyle w:val="CommentReference"/>
        </w:rPr>
        <w:commentReference w:id="69"/>
      </w:r>
      <w:r w:rsidR="00F46556" w:rsidRPr="00E41A72">
        <w:rPr>
          <w:rFonts w:ascii="Helvetica" w:hAnsi="Helvetica" w:cs="Helvetica"/>
          <w:kern w:val="1"/>
          <w:sz w:val="22"/>
          <w:szCs w:val="22"/>
          <w:lang w:val="en-US"/>
        </w:rPr>
        <w:t xml:space="preserve">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18931840" w14:textId="77777777" w:rsidR="00282821"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1E825D" w14:textId="691162CD" w:rsidR="00F46556" w:rsidRPr="00E41A72" w:rsidRDefault="00282821"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ab/>
      </w:r>
      <w:r w:rsidR="00F46556" w:rsidRPr="00E41A72">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w:t>
      </w:r>
      <w:r w:rsidR="0055619B" w:rsidRPr="00E41A72">
        <w:rPr>
          <w:rFonts w:ascii="Helvetica" w:hAnsi="Helvetica" w:cs="Helvetica"/>
          <w:kern w:val="1"/>
          <w:sz w:val="22"/>
          <w:szCs w:val="22"/>
          <w:lang w:val="en-US"/>
        </w:rPr>
        <w:t xml:space="preserve">Consequently, </w:t>
      </w:r>
      <w:r w:rsidR="0055619B" w:rsidRPr="00E41A72">
        <w:rPr>
          <w:rFonts w:ascii="Helvetica" w:hAnsi="Helvetica" w:cs="Helvetica"/>
          <w:sz w:val="22"/>
          <w:szCs w:val="22"/>
          <w:lang w:val="en-US"/>
        </w:rPr>
        <w:t>most studies do not actually provide strong tests of the</w:t>
      </w:r>
      <w:r w:rsidR="001F290A" w:rsidRPr="00E41A72">
        <w:rPr>
          <w:rFonts w:ascii="Helvetica" w:hAnsi="Helvetica" w:cs="Helvetica"/>
          <w:sz w:val="22"/>
          <w:szCs w:val="22"/>
          <w:lang w:val="en-US"/>
        </w:rPr>
        <w:t xml:space="preserve"> Cushing</w:t>
      </w:r>
      <w:r w:rsidR="0055619B" w:rsidRPr="00E41A72">
        <w:rPr>
          <w:rFonts w:ascii="Helvetica" w:hAnsi="Helvetica" w:cs="Helvetica"/>
          <w:sz w:val="22"/>
          <w:szCs w:val="22"/>
          <w:lang w:val="en-US"/>
        </w:rPr>
        <w:t xml:space="preserve"> hypothesis, making it difficult to refute the hypothesis if no evidence is found.</w:t>
      </w:r>
      <w:r w:rsidR="0055619B" w:rsidRPr="00E41A72">
        <w:rPr>
          <w:rFonts w:ascii="Helvetica" w:hAnsi="Helvetica" w:cs="Helvetica"/>
          <w:kern w:val="1"/>
          <w:sz w:val="22"/>
          <w:szCs w:val="22"/>
          <w:lang w:val="en-US"/>
        </w:rPr>
        <w:t xml:space="preserve"> </w:t>
      </w:r>
      <w:r w:rsidR="00F46556" w:rsidRPr="00E41A72">
        <w:rPr>
          <w:rFonts w:ascii="Helvetica" w:hAnsi="Helvetica" w:cs="Helvetica"/>
          <w:kern w:val="1"/>
          <w:sz w:val="22"/>
          <w:szCs w:val="22"/>
          <w:lang w:val="en-US"/>
        </w:rPr>
        <w:t xml:space="preserve">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commentRangeEnd w:id="68"/>
    <w:p w14:paraId="149837CF" w14:textId="77777777" w:rsidR="00F46556" w:rsidRPr="00E41A72" w:rsidRDefault="00226CF7"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Style w:val="CommentReference"/>
        </w:rPr>
        <w:commentReference w:id="68"/>
      </w:r>
    </w:p>
    <w:p w14:paraId="19311398" w14:textId="78216072" w:rsidR="00E737F6" w:rsidRPr="00E41A72" w:rsidRDefault="00E737F6"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commentRangeStart w:id="71"/>
      <w:r w:rsidRPr="00E41A72">
        <w:rPr>
          <w:rFonts w:ascii="Helvetica" w:hAnsi="Helvetica" w:cs="Helvetica"/>
          <w:i/>
          <w:sz w:val="22"/>
          <w:szCs w:val="22"/>
          <w:lang w:val="en-US"/>
        </w:rPr>
        <w:t xml:space="preserve">b) </w:t>
      </w:r>
      <w:r w:rsidR="006D1EEF" w:rsidRPr="00E41A72">
        <w:rPr>
          <w:rFonts w:ascii="Helvetica" w:hAnsi="Helvetica" w:cs="Helvetica"/>
          <w:i/>
          <w:sz w:val="22"/>
          <w:szCs w:val="22"/>
          <w:lang w:val="en-US"/>
        </w:rPr>
        <w:t xml:space="preserve">Assumptions of the </w:t>
      </w:r>
      <w:r w:rsidR="00ED4EE3" w:rsidRPr="00E41A72">
        <w:rPr>
          <w:rFonts w:ascii="Helvetica" w:hAnsi="Helvetica" w:cs="Helvetica"/>
          <w:i/>
          <w:sz w:val="22"/>
          <w:szCs w:val="22"/>
          <w:lang w:val="en-US"/>
        </w:rPr>
        <w:t>hypothesis</w:t>
      </w:r>
      <w:commentRangeEnd w:id="71"/>
      <w:r w:rsidR="00AD5116" w:rsidRPr="00E41A72">
        <w:rPr>
          <w:rStyle w:val="CommentReference"/>
          <w:rFonts w:ascii="Helvetica" w:hAnsi="Helvetica"/>
          <w:sz w:val="22"/>
          <w:szCs w:val="22"/>
        </w:rPr>
        <w:commentReference w:id="71"/>
      </w:r>
    </w:p>
    <w:p w14:paraId="2AF82AB2" w14:textId="03D6C6DC" w:rsidR="000B5258" w:rsidRPr="00E41A72" w:rsidRDefault="00ED4EE3" w:rsidP="000B5258">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ab/>
      </w:r>
      <w:r w:rsidR="00480859" w:rsidRPr="00E41A72">
        <w:rPr>
          <w:rFonts w:ascii="Helvetica" w:hAnsi="Helvetica" w:cs="Helvetica"/>
          <w:sz w:val="22"/>
          <w:szCs w:val="22"/>
          <w:lang w:val="en-US"/>
        </w:rPr>
        <w:t>I</w:t>
      </w:r>
      <w:r w:rsidR="00990FA5" w:rsidRPr="00E41A72">
        <w:rPr>
          <w:rFonts w:ascii="Helvetica" w:hAnsi="Helvetica" w:cs="Helvetica"/>
          <w:sz w:val="22"/>
          <w:szCs w:val="22"/>
          <w:lang w:val="en-US"/>
        </w:rPr>
        <w:t>t is unclear in which contexts (or systems) we should even expect to find support for the Cushing hypothesis</w:t>
      </w:r>
      <w:r w:rsidR="00412FFB" w:rsidRPr="00E41A72">
        <w:rPr>
          <w:rFonts w:ascii="Helvetica" w:hAnsi="Helvetica" w:cs="Helvetica"/>
          <w:sz w:val="22"/>
          <w:szCs w:val="22"/>
          <w:lang w:val="en-US"/>
        </w:rPr>
        <w:t xml:space="preserve"> given that </w:t>
      </w:r>
      <w:r w:rsidR="00AD5116" w:rsidRPr="00E41A72">
        <w:rPr>
          <w:rFonts w:ascii="Helvetica" w:hAnsi="Helvetica" w:cs="Helvetica"/>
          <w:sz w:val="22"/>
          <w:szCs w:val="22"/>
          <w:lang w:val="en-US"/>
        </w:rPr>
        <w:t xml:space="preserve">we are lacking </w:t>
      </w:r>
      <w:r w:rsidR="00C52E1A" w:rsidRPr="00E41A72">
        <w:rPr>
          <w:rFonts w:ascii="Helvetica" w:hAnsi="Helvetica" w:cs="Helvetica"/>
          <w:sz w:val="22"/>
          <w:szCs w:val="22"/>
          <w:lang w:val="en-US"/>
        </w:rPr>
        <w:t xml:space="preserve">knowledge </w:t>
      </w:r>
      <w:r w:rsidR="00AD5116" w:rsidRPr="00E41A72">
        <w:rPr>
          <w:rFonts w:ascii="Helvetica" w:hAnsi="Helvetica" w:cs="Helvetica"/>
          <w:sz w:val="22"/>
          <w:szCs w:val="22"/>
          <w:lang w:val="en-US"/>
        </w:rPr>
        <w:t>of the basic biological details needed to test this relationship. The key assumption of</w:t>
      </w:r>
      <w:r w:rsidR="00990FA5" w:rsidRPr="00E41A72">
        <w:rPr>
          <w:rFonts w:ascii="Helvetica" w:hAnsi="Helvetica" w:cs="Helvetica"/>
          <w:sz w:val="22"/>
          <w:szCs w:val="22"/>
          <w:lang w:val="en-US"/>
        </w:rPr>
        <w:t xml:space="preserve"> the Cushing hypothesis is that the resource is a major control of consumer dynamics</w:t>
      </w:r>
      <w:r w:rsidR="00DF177E" w:rsidRPr="00E41A72">
        <w:rPr>
          <w:rFonts w:ascii="Helvetica" w:hAnsi="Helvetica" w:cs="Helvetica"/>
          <w:sz w:val="22"/>
          <w:szCs w:val="22"/>
          <w:lang w:val="en-US"/>
        </w:rPr>
        <w:t>; y</w:t>
      </w:r>
      <w:r w:rsidR="00990FA5" w:rsidRPr="00E41A72">
        <w:rPr>
          <w:rFonts w:ascii="Helvetica" w:hAnsi="Helvetica" w:cs="Helvetica"/>
          <w:sz w:val="22"/>
          <w:szCs w:val="22"/>
          <w:lang w:val="en-US"/>
        </w:rPr>
        <w:t xml:space="preserve">et, </w:t>
      </w:r>
      <w:r w:rsidR="00C52E1A" w:rsidRPr="00E41A72">
        <w:rPr>
          <w:rFonts w:ascii="Helvetica" w:hAnsi="Helvetica" w:cs="Helvetica"/>
          <w:sz w:val="22"/>
          <w:szCs w:val="22"/>
          <w:lang w:val="en-US"/>
        </w:rPr>
        <w:t xml:space="preserve">studies only rarely include evidence that this is the case. </w:t>
      </w:r>
      <w:commentRangeStart w:id="72"/>
      <w:r w:rsidR="00785A1B" w:rsidRPr="00E41A72">
        <w:rPr>
          <w:rFonts w:ascii="Helvetica" w:hAnsi="Helvetica" w:cs="Helvetica"/>
          <w:sz w:val="22"/>
          <w:szCs w:val="22"/>
          <w:lang w:val="en-US"/>
        </w:rPr>
        <w:t xml:space="preserve">The author’s definition of ‘interacting species’ and the degree to which the two species interacted (i.e. interaction strength) varied across studies </w:t>
      </w:r>
      <w:r w:rsidR="000B5258" w:rsidRPr="00E41A72">
        <w:rPr>
          <w:rFonts w:ascii="Helvetica" w:hAnsi="Helvetica" w:cs="Helvetica"/>
          <w:sz w:val="22"/>
          <w:szCs w:val="22"/>
          <w:lang w:val="en-US"/>
        </w:rPr>
        <w:t>the studies we examined. Only rarely was enough detail provided to be able to quantify the strength of the interaction</w:t>
      </w:r>
      <w:commentRangeEnd w:id="72"/>
      <w:r w:rsidR="000B5258" w:rsidRPr="00E41A72">
        <w:rPr>
          <w:rStyle w:val="CommentReference"/>
          <w:rFonts w:ascii="Helvetica" w:hAnsi="Helvetica"/>
          <w:sz w:val="22"/>
          <w:szCs w:val="22"/>
        </w:rPr>
        <w:commentReference w:id="72"/>
      </w:r>
    </w:p>
    <w:p w14:paraId="2C65521F" w14:textId="538910C1" w:rsidR="00785A1B" w:rsidRPr="00E41A72" w:rsidRDefault="00785A1B" w:rsidP="00785A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1777B68"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FC61D92" w14:textId="77777777" w:rsidR="00990FA5" w:rsidRPr="00E41A72" w:rsidRDefault="00990FA5" w:rsidP="00990FA5">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E41A72"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commentRangeStart w:id="73"/>
      <w:commentRangeStart w:id="74"/>
      <w:r w:rsidRPr="00E41A72">
        <w:rPr>
          <w:rFonts w:ascii="Helvetica" w:hAnsi="Helvetica" w:cs="Helvetica"/>
          <w:b/>
          <w:i/>
          <w:iCs/>
          <w:sz w:val="22"/>
          <w:szCs w:val="22"/>
          <w:lang w:val="en-US"/>
        </w:rPr>
        <w:t>A path forward (</w:t>
      </w:r>
      <w:r w:rsidRPr="00D3266E">
        <w:rPr>
          <w:rFonts w:ascii="Helvetica" w:hAnsi="Helvetica" w:cs="Helvetica"/>
          <w:b/>
          <w:i/>
          <w:iCs/>
          <w:strike/>
          <w:sz w:val="22"/>
          <w:szCs w:val="22"/>
          <w:lang w:val="en-US"/>
        </w:rPr>
        <w:t>new integrative framework??)</w:t>
      </w:r>
      <w:commentRangeEnd w:id="73"/>
      <w:r w:rsidR="00DB0BFB" w:rsidRPr="00D3266E">
        <w:rPr>
          <w:rStyle w:val="CommentReference"/>
          <w:rFonts w:ascii="Helvetica" w:hAnsi="Helvetica"/>
          <w:strike/>
          <w:sz w:val="22"/>
          <w:szCs w:val="22"/>
        </w:rPr>
        <w:commentReference w:id="73"/>
      </w:r>
      <w:commentRangeEnd w:id="74"/>
      <w:r w:rsidR="00B67514">
        <w:rPr>
          <w:rStyle w:val="CommentReference"/>
        </w:rPr>
        <w:commentReference w:id="74"/>
      </w:r>
    </w:p>
    <w:p w14:paraId="34AC67F1" w14:textId="7A35D951" w:rsidR="00384F97"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order to move the field of trophic </w:t>
      </w:r>
      <w:r w:rsidR="00DA55A2" w:rsidRPr="00E41A72">
        <w:rPr>
          <w:rFonts w:ascii="Helvetica" w:hAnsi="Helvetica" w:cs="Helvetica"/>
          <w:sz w:val="22"/>
          <w:szCs w:val="22"/>
          <w:lang w:val="en-US"/>
        </w:rPr>
        <w:t>mismatch</w:t>
      </w:r>
      <w:r w:rsidRPr="00E41A72">
        <w:rPr>
          <w:rFonts w:ascii="Helvetica" w:hAnsi="Helvetica" w:cs="Helvetica"/>
          <w:sz w:val="22"/>
          <w:szCs w:val="22"/>
          <w:lang w:val="en-US"/>
        </w:rPr>
        <w:t xml:space="preserve"> forward</w:t>
      </w:r>
      <w:r w:rsidR="001E4111" w:rsidRPr="00E41A72">
        <w:rPr>
          <w:rFonts w:ascii="Helvetica" w:hAnsi="Helvetica" w:cs="Helvetica"/>
          <w:sz w:val="22"/>
          <w:szCs w:val="22"/>
          <w:lang w:val="en-US"/>
        </w:rPr>
        <w:t xml:space="preserve"> with the ultimate aim of predicting </w:t>
      </w:r>
      <w:r w:rsidR="001E4111" w:rsidRPr="00E41A72">
        <w:rPr>
          <w:rFonts w:ascii="Helvetica" w:hAnsi="Helvetica" w:cs="Helvetica"/>
          <w:color w:val="000000" w:themeColor="text1"/>
          <w:sz w:val="22"/>
          <w:szCs w:val="22"/>
          <w:lang w:val="en-US"/>
        </w:rPr>
        <w:t>the consequences of shifts in synchrony</w:t>
      </w:r>
      <w:r w:rsidR="0003312E" w:rsidRPr="00E41A72">
        <w:rPr>
          <w:rFonts w:ascii="Helvetica" w:hAnsi="Helvetica" w:cs="Helvetica"/>
          <w:color w:val="000000" w:themeColor="text1"/>
          <w:sz w:val="22"/>
          <w:szCs w:val="22"/>
          <w:lang w:val="en-US"/>
        </w:rPr>
        <w:t xml:space="preserve"> due to climate change</w:t>
      </w:r>
      <w:r w:rsidRPr="00E41A72">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F40BD37" w14:textId="77777777" w:rsidR="00BD4222" w:rsidRPr="00BD4222" w:rsidRDefault="0081544D" w:rsidP="00B12283">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eastAsia="Times New Roman" w:hAnsi="Helvetica" w:cs="Helvetica"/>
          <w:sz w:val="22"/>
          <w:szCs w:val="22"/>
        </w:rPr>
      </w:pPr>
      <w:r w:rsidRPr="00BD4222">
        <w:rPr>
          <w:rFonts w:ascii="Helvetica" w:hAnsi="Helvetica" w:cs="Helvetica"/>
          <w:sz w:val="22"/>
          <w:szCs w:val="22"/>
          <w:u w:val="single"/>
          <w:lang w:val="en-US"/>
        </w:rPr>
        <w:t>Gold standard</w:t>
      </w:r>
      <w:r w:rsidRPr="00BD4222">
        <w:rPr>
          <w:rFonts w:ascii="Helvetica" w:hAnsi="Helvetica" w:cs="Helvetica"/>
          <w:sz w:val="22"/>
          <w:szCs w:val="22"/>
          <w:lang w:val="en-US"/>
        </w:rPr>
        <w:t xml:space="preserve">: </w:t>
      </w:r>
    </w:p>
    <w:p w14:paraId="53BFF10A" w14:textId="77777777" w:rsidR="00BD4222" w:rsidRDefault="00694F59"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 xml:space="preserve">Long-term observational study (i.e. </w:t>
      </w:r>
      <w:r w:rsidR="00F21EB9" w:rsidRPr="00BD4222">
        <w:rPr>
          <w:rFonts w:ascii="Helvetica" w:hAnsi="Helvetica" w:cs="Helvetica"/>
          <w:sz w:val="22"/>
          <w:szCs w:val="22"/>
          <w:lang w:val="en-US"/>
        </w:rPr>
        <w:t xml:space="preserve">one </w:t>
      </w:r>
      <w:r w:rsidRPr="00BD4222">
        <w:rPr>
          <w:rFonts w:ascii="Helvetica" w:hAnsi="Helvetica" w:cs="Helvetica"/>
          <w:sz w:val="22"/>
          <w:szCs w:val="22"/>
          <w:lang w:val="en-US"/>
        </w:rPr>
        <w:t>that start</w:t>
      </w:r>
      <w:r w:rsidR="00544C62" w:rsidRPr="00BD4222">
        <w:rPr>
          <w:rFonts w:ascii="Helvetica" w:hAnsi="Helvetica" w:cs="Helvetica"/>
          <w:sz w:val="22"/>
          <w:szCs w:val="22"/>
          <w:lang w:val="en-US"/>
        </w:rPr>
        <w:t>s</w:t>
      </w:r>
      <w:r w:rsidRPr="00BD4222">
        <w:rPr>
          <w:rFonts w:ascii="Helvetica" w:hAnsi="Helvetica" w:cs="Helvetica"/>
          <w:sz w:val="22"/>
          <w:szCs w:val="22"/>
          <w:lang w:val="en-US"/>
        </w:rPr>
        <w:t xml:space="preserve"> before </w:t>
      </w:r>
      <w:r w:rsidR="00C601D9" w:rsidRPr="00BD4222">
        <w:rPr>
          <w:rFonts w:ascii="Helvetica" w:hAnsi="Helvetica" w:cs="Helvetica"/>
          <w:sz w:val="22"/>
          <w:szCs w:val="22"/>
          <w:lang w:val="en-US"/>
        </w:rPr>
        <w:t>early 1980s) that</w:t>
      </w:r>
      <w:r w:rsidR="002B276D" w:rsidRPr="00BD4222">
        <w:rPr>
          <w:rFonts w:ascii="Helvetica" w:hAnsi="Helvetica" w:cs="Helvetica"/>
          <w:sz w:val="22"/>
          <w:szCs w:val="22"/>
          <w:lang w:val="en-US"/>
        </w:rPr>
        <w:t xml:space="preserve"> (1)</w:t>
      </w:r>
      <w:r w:rsidR="00C601D9" w:rsidRPr="00BD4222">
        <w:rPr>
          <w:rFonts w:ascii="Helvetica" w:hAnsi="Helvetica" w:cs="Helvetica"/>
          <w:sz w:val="22"/>
          <w:szCs w:val="22"/>
          <w:lang w:val="en-US"/>
        </w:rPr>
        <w:t xml:space="preserve"> shows </w:t>
      </w:r>
      <w:r w:rsidR="00663AAE" w:rsidRPr="00BD4222">
        <w:rPr>
          <w:rFonts w:ascii="Helvetica" w:hAnsi="Helvetica" w:cs="Helvetica"/>
          <w:sz w:val="22"/>
          <w:szCs w:val="22"/>
          <w:lang w:val="en-US"/>
        </w:rPr>
        <w:t>clear evidence</w:t>
      </w:r>
      <w:r w:rsidR="00C601D9" w:rsidRPr="00BD4222">
        <w:rPr>
          <w:rFonts w:ascii="Helvetica" w:hAnsi="Helvetica" w:cs="Helvetica"/>
          <w:sz w:val="22"/>
          <w:szCs w:val="22"/>
          <w:lang w:val="en-US"/>
        </w:rPr>
        <w:t xml:space="preserve"> of </w:t>
      </w:r>
      <w:r w:rsidRPr="00BD4222">
        <w:rPr>
          <w:rFonts w:ascii="Helvetica" w:hAnsi="Helvetica" w:cs="Helvetica"/>
          <w:sz w:val="22"/>
          <w:szCs w:val="22"/>
          <w:lang w:val="en-US"/>
        </w:rPr>
        <w:t>baselin</w:t>
      </w:r>
      <w:r w:rsidR="002B276D" w:rsidRPr="00BD4222">
        <w:rPr>
          <w:rFonts w:ascii="Helvetica" w:hAnsi="Helvetica" w:cs="Helvetica"/>
          <w:sz w:val="22"/>
          <w:szCs w:val="22"/>
          <w:lang w:val="en-US"/>
        </w:rPr>
        <w:t xml:space="preserve">e conditions (aka stationarity); and (2) has </w:t>
      </w:r>
      <w:r w:rsidR="00C601D9" w:rsidRPr="00BD4222">
        <w:rPr>
          <w:rFonts w:ascii="Helvetica" w:hAnsi="Helvetica" w:cs="Helvetica"/>
          <w:sz w:val="22"/>
          <w:szCs w:val="22"/>
          <w:lang w:val="en-US"/>
        </w:rPr>
        <w:t xml:space="preserve">independent </w:t>
      </w:r>
      <w:r w:rsidR="004A71D8" w:rsidRPr="00BD4222">
        <w:rPr>
          <w:rFonts w:ascii="Helvetica" w:hAnsi="Helvetica" w:cs="Helvetica"/>
          <w:sz w:val="22"/>
          <w:szCs w:val="22"/>
          <w:lang w:val="en-US"/>
        </w:rPr>
        <w:t xml:space="preserve">and equivalent </w:t>
      </w:r>
      <w:r w:rsidR="00C601D9" w:rsidRPr="00BD4222">
        <w:rPr>
          <w:rFonts w:ascii="Helvetica" w:hAnsi="Helvetica" w:cs="Helvetica"/>
          <w:sz w:val="22"/>
          <w:szCs w:val="22"/>
          <w:lang w:val="en-US"/>
        </w:rPr>
        <w:t xml:space="preserve">phenological </w:t>
      </w:r>
      <w:r w:rsidR="004A71D8" w:rsidRPr="00BD4222">
        <w:rPr>
          <w:rFonts w:ascii="Helvetica" w:hAnsi="Helvetica" w:cs="Helvetica"/>
          <w:sz w:val="22"/>
          <w:szCs w:val="22"/>
          <w:lang w:val="en-US"/>
        </w:rPr>
        <w:t xml:space="preserve">and fitness </w:t>
      </w:r>
      <w:r w:rsidRPr="00BD4222">
        <w:rPr>
          <w:rFonts w:ascii="Helvetica" w:hAnsi="Helvetica" w:cs="Helvetica"/>
          <w:sz w:val="22"/>
          <w:szCs w:val="22"/>
          <w:lang w:val="en-US"/>
        </w:rPr>
        <w:t>measurements for both resource and consumer</w:t>
      </w:r>
      <w:r w:rsidR="00CA0DAE" w:rsidRPr="00BD4222">
        <w:rPr>
          <w:rFonts w:ascii="Helvetica" w:hAnsi="Helvetica" w:cs="Helvetica"/>
          <w:sz w:val="22"/>
          <w:szCs w:val="22"/>
          <w:lang w:val="en-US"/>
        </w:rPr>
        <w:t xml:space="preserve">. </w:t>
      </w:r>
      <w:r w:rsidR="00E60CE8" w:rsidRPr="00BD4222">
        <w:rPr>
          <w:rFonts w:ascii="Helvetica" w:eastAsia="Times New Roman" w:hAnsi="Helvetica" w:cs="Helvetica"/>
          <w:sz w:val="22"/>
          <w:szCs w:val="22"/>
        </w:rPr>
        <w:t>Where such data have not been collected before the early 1980s, there is no perfect solution to this challenge. However, null modeling may be an alternative.</w:t>
      </w:r>
      <w:r w:rsidR="00B12283" w:rsidRPr="00BD4222">
        <w:rPr>
          <w:rFonts w:ascii="Helvetica" w:eastAsia="Times New Roman" w:hAnsi="Helvetica" w:cs="Helvetica"/>
          <w:sz w:val="22"/>
          <w:szCs w:val="22"/>
        </w:rPr>
        <w:t xml:space="preserve"> More on this…</w:t>
      </w:r>
      <w:r w:rsidR="0057040C" w:rsidRPr="00BD4222">
        <w:rPr>
          <w:rFonts w:ascii="Helvetica" w:eastAsia="Times New Roman" w:hAnsi="Helvetica" w:cs="Helvetica"/>
          <w:sz w:val="22"/>
          <w:szCs w:val="22"/>
        </w:rPr>
        <w:t xml:space="preserve"> ?</w:t>
      </w:r>
    </w:p>
    <w:p w14:paraId="6559782A" w14:textId="01E746F1" w:rsidR="00BD4222" w:rsidRPr="00BD4222" w:rsidRDefault="00BD4222" w:rsidP="00BD4222">
      <w:pPr>
        <w:pStyle w:val="ListParagraph"/>
        <w:widowControl w:val="0"/>
        <w:numPr>
          <w:ilvl w:val="1"/>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eastAsia="Times New Roman" w:hAnsi="Helvetica" w:cs="Helvetica"/>
          <w:sz w:val="22"/>
          <w:szCs w:val="22"/>
        </w:rPr>
      </w:pPr>
      <w:r w:rsidRPr="00BD4222">
        <w:rPr>
          <w:rFonts w:ascii="Helvetica" w:hAnsi="Helvetica" w:cs="Helvetica"/>
          <w:sz w:val="22"/>
          <w:szCs w:val="22"/>
          <w:lang w:val="en-US"/>
        </w:rPr>
        <w:t>Integrating observational and experimental studies. Where not all required data is available across a long time-series, conduct experiments</w:t>
      </w:r>
      <w:r>
        <w:rPr>
          <w:rFonts w:ascii="Helvetica" w:hAnsi="Helvetica" w:cs="Helvetica"/>
          <w:sz w:val="22"/>
          <w:szCs w:val="22"/>
          <w:lang w:val="en-US"/>
        </w:rPr>
        <w:t xml:space="preserve"> to supplement. Figure 3</w:t>
      </w:r>
    </w:p>
    <w:p w14:paraId="644D3DD0" w14:textId="0A2E7D45" w:rsidR="00694F59" w:rsidRPr="00B12283" w:rsidRDefault="00694F59" w:rsidP="00B12283">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24949A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Pr="00E41A72"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Silver standard</w:t>
      </w:r>
      <w:r w:rsidR="00610E04" w:rsidRPr="00E41A72">
        <w:rPr>
          <w:rFonts w:ascii="Helvetica" w:hAnsi="Helvetica" w:cs="Helvetica"/>
          <w:sz w:val="22"/>
          <w:szCs w:val="22"/>
          <w:u w:val="single"/>
          <w:lang w:val="en-US"/>
        </w:rPr>
        <w:t>:</w:t>
      </w:r>
      <w:r w:rsidR="00610E04"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C</w:t>
      </w:r>
      <w:r w:rsidR="0081544D" w:rsidRPr="00E41A72">
        <w:rPr>
          <w:rFonts w:ascii="Helvetica" w:hAnsi="Helvetica" w:cs="Helvetica"/>
          <w:i/>
          <w:sz w:val="22"/>
          <w:szCs w:val="22"/>
          <w:lang w:val="en-US"/>
        </w:rPr>
        <w:t>omprehensive observational studies or experiments.</w:t>
      </w:r>
      <w:r w:rsidR="00C44BAF" w:rsidRPr="00E41A72">
        <w:rPr>
          <w:rFonts w:ascii="Helvetica" w:hAnsi="Helvetica" w:cs="Helvetica"/>
          <w:sz w:val="22"/>
          <w:szCs w:val="22"/>
          <w:lang w:val="en-US"/>
        </w:rPr>
        <w:t xml:space="preserve"> </w:t>
      </w:r>
    </w:p>
    <w:p w14:paraId="7E91EA5B" w14:textId="4799D8C7" w:rsidR="0081544D" w:rsidRPr="00E41A72"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In some systems, it may not be possible to </w:t>
      </w:r>
      <w:r w:rsidR="00BD39CA">
        <w:rPr>
          <w:rFonts w:ascii="Helvetica" w:hAnsi="Helvetica" w:cs="Helvetica"/>
          <w:sz w:val="22"/>
          <w:szCs w:val="22"/>
          <w:lang w:val="en-US"/>
        </w:rPr>
        <w:t>find</w:t>
      </w:r>
      <w:r w:rsidRPr="00E41A72">
        <w:rPr>
          <w:rFonts w:ascii="Helvetica" w:hAnsi="Helvetica" w:cs="Helvetica"/>
          <w:sz w:val="22"/>
          <w:szCs w:val="22"/>
          <w:lang w:val="en-US"/>
        </w:rPr>
        <w:t xml:space="preserve"> long-term </w:t>
      </w:r>
      <w:r w:rsidR="00BD39CA">
        <w:rPr>
          <w:rFonts w:ascii="Helvetica" w:hAnsi="Helvetica" w:cs="Helvetica"/>
          <w:sz w:val="22"/>
          <w:szCs w:val="22"/>
          <w:lang w:val="en-US"/>
        </w:rPr>
        <w:t>data</w:t>
      </w:r>
      <w:r w:rsidRPr="00E41A72">
        <w:rPr>
          <w:rFonts w:ascii="Helvetica" w:hAnsi="Helvetica" w:cs="Helvetica"/>
          <w:sz w:val="22"/>
          <w:szCs w:val="22"/>
          <w:lang w:val="en-US"/>
        </w:rPr>
        <w:t>. In these cases (and in the gold standard studies), scientists should strive to have:</w:t>
      </w:r>
    </w:p>
    <w:p w14:paraId="5159DCBE" w14:textId="4BBA25EB" w:rsidR="00B40D8A" w:rsidRPr="00E41A72"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46EA531" w14:textId="3FAEA5ED" w:rsidR="00431538" w:rsidRPr="00E41A72"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Higher resolution phenological data. </w:t>
      </w:r>
      <w:commentRangeStart w:id="75"/>
      <w:r w:rsidRPr="00E41A72">
        <w:rPr>
          <w:rFonts w:ascii="Helvetica" w:hAnsi="Helvetica" w:cs="Helvetica"/>
          <w:sz w:val="22"/>
          <w:szCs w:val="22"/>
          <w:lang w:val="en-US"/>
        </w:rPr>
        <w:t>In aquatic systems, there is quick turnaround between producers and consumers- temporal sequencing is difficult to determine therefore sampling frequency is important; AND- some zooplankton not in complete dormancy, some remain at low densities</w:t>
      </w:r>
      <w:commentRangeEnd w:id="75"/>
      <w:r w:rsidR="004F2C5B">
        <w:rPr>
          <w:rStyle w:val="CommentReference"/>
        </w:rPr>
        <w:commentReference w:id="75"/>
      </w:r>
      <w:r w:rsidRPr="00E41A72">
        <w:rPr>
          <w:rFonts w:ascii="Helvetica" w:hAnsi="Helvetica" w:cs="Helvetica"/>
          <w:sz w:val="22"/>
          <w:szCs w:val="22"/>
          <w:lang w:val="en-US"/>
        </w:rPr>
        <w:t>.</w:t>
      </w:r>
    </w:p>
    <w:p w14:paraId="08435467" w14:textId="3CD42D75" w:rsidR="00694F59" w:rsidRDefault="00C94F8D" w:rsidP="00694F59">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BD39CA">
        <w:rPr>
          <w:rFonts w:ascii="Helvetica" w:hAnsi="Helvetica" w:cs="Helvetica"/>
          <w:sz w:val="22"/>
          <w:szCs w:val="22"/>
          <w:lang w:val="en-US"/>
        </w:rPr>
        <w:t>F</w:t>
      </w:r>
      <w:r w:rsidR="00694F59" w:rsidRPr="00BD39CA">
        <w:rPr>
          <w:rFonts w:ascii="Helvetica" w:hAnsi="Helvetica" w:cs="Helvetica"/>
          <w:sz w:val="22"/>
          <w:szCs w:val="22"/>
          <w:lang w:val="en-US"/>
        </w:rPr>
        <w:t xml:space="preserve">ull extent of </w:t>
      </w:r>
      <w:r w:rsidR="00931DEE" w:rsidRPr="00BD39CA">
        <w:rPr>
          <w:rFonts w:ascii="Helvetica" w:hAnsi="Helvetica" w:cs="Helvetica"/>
          <w:sz w:val="22"/>
          <w:szCs w:val="22"/>
          <w:lang w:val="en-US"/>
        </w:rPr>
        <w:t>resource</w:t>
      </w:r>
      <w:r w:rsidR="00694F59" w:rsidRPr="00BD39CA">
        <w:rPr>
          <w:rFonts w:ascii="Helvetica" w:hAnsi="Helvetica" w:cs="Helvetica"/>
          <w:sz w:val="22"/>
          <w:szCs w:val="22"/>
          <w:lang w:val="en-US"/>
        </w:rPr>
        <w:t xml:space="preserve"> variation</w:t>
      </w:r>
      <w:r w:rsidRPr="00BD39CA">
        <w:rPr>
          <w:rFonts w:ascii="Helvetica" w:hAnsi="Helvetica" w:cs="Helvetica"/>
          <w:sz w:val="22"/>
          <w:szCs w:val="22"/>
          <w:lang w:val="en-US"/>
        </w:rPr>
        <w:t xml:space="preserve"> (e.g. </w:t>
      </w:r>
      <w:r w:rsidR="00C601D9" w:rsidRPr="00BD39CA">
        <w:rPr>
          <w:rFonts w:ascii="Helvetica" w:hAnsi="Helvetica" w:cs="Helvetica"/>
          <w:sz w:val="22"/>
          <w:szCs w:val="22"/>
          <w:lang w:val="en-US"/>
        </w:rPr>
        <w:t xml:space="preserve">Deacy et al. 2017). Clarity on diet breadth would help </w:t>
      </w:r>
      <w:r w:rsidR="00F43F64" w:rsidRPr="00BD39CA">
        <w:rPr>
          <w:rFonts w:ascii="Helvetica" w:hAnsi="Helvetica" w:cs="Helvetica"/>
          <w:sz w:val="22"/>
          <w:szCs w:val="22"/>
          <w:lang w:val="en-US"/>
        </w:rPr>
        <w:t>calculate interaction strength</w:t>
      </w:r>
      <w:r w:rsidR="00931DEE" w:rsidRPr="00BD39CA">
        <w:rPr>
          <w:rFonts w:ascii="Helvetica" w:hAnsi="Helvetica" w:cs="Helvetica"/>
          <w:sz w:val="22"/>
          <w:szCs w:val="22"/>
          <w:lang w:val="en-US"/>
        </w:rPr>
        <w:t xml:space="preserve"> and thus</w:t>
      </w:r>
      <w:r w:rsidR="00F43F64" w:rsidRPr="00BD39CA">
        <w:rPr>
          <w:rFonts w:ascii="Helvetica" w:hAnsi="Helvetica" w:cs="Helvetica"/>
          <w:sz w:val="22"/>
          <w:szCs w:val="22"/>
          <w:lang w:val="en-US"/>
        </w:rPr>
        <w:t xml:space="preserve"> </w:t>
      </w:r>
      <w:r w:rsidR="00C601D9" w:rsidRPr="00BD39CA">
        <w:rPr>
          <w:rFonts w:ascii="Helvetica" w:hAnsi="Helvetica" w:cs="Helvetica"/>
          <w:sz w:val="22"/>
          <w:szCs w:val="22"/>
          <w:lang w:val="en-US"/>
        </w:rPr>
        <w:t xml:space="preserve">determine whether one of the main assumptions of the </w:t>
      </w:r>
      <w:r w:rsidR="00931DEE" w:rsidRPr="00BD39CA">
        <w:rPr>
          <w:rFonts w:ascii="Helvetica" w:hAnsi="Helvetica" w:cs="Helvetica"/>
          <w:sz w:val="22"/>
          <w:szCs w:val="22"/>
          <w:lang w:val="en-US"/>
        </w:rPr>
        <w:t>Cushing hypothesis is supported</w:t>
      </w:r>
      <w:r w:rsidR="00BD39CA">
        <w:rPr>
          <w:rFonts w:ascii="Helvetica" w:hAnsi="Helvetica" w:cs="Helvetica"/>
          <w:sz w:val="22"/>
          <w:szCs w:val="22"/>
          <w:lang w:val="en-US"/>
        </w:rPr>
        <w:t>. Interaction strength can</w:t>
      </w:r>
      <w:r w:rsidR="003875B1" w:rsidRPr="00BD39CA">
        <w:rPr>
          <w:rFonts w:ascii="Helvetica" w:hAnsi="Helvetica" w:cs="Helvetica"/>
          <w:sz w:val="22"/>
          <w:szCs w:val="22"/>
          <w:lang w:val="en-US"/>
        </w:rPr>
        <w:t xml:space="preserve"> influence the degree to which the relative timing</w:t>
      </w:r>
      <w:r w:rsidR="00C601D9" w:rsidRPr="00BD39CA">
        <w:rPr>
          <w:rFonts w:ascii="Helvetica" w:hAnsi="Helvetica" w:cs="Helvetica"/>
          <w:sz w:val="22"/>
          <w:szCs w:val="22"/>
          <w:lang w:val="en-US"/>
        </w:rPr>
        <w:t xml:space="preserve"> </w:t>
      </w:r>
      <w:r w:rsidR="003875B1" w:rsidRPr="00BD39CA">
        <w:rPr>
          <w:rFonts w:ascii="Helvetica" w:hAnsi="Helvetica" w:cs="Helvetica"/>
          <w:sz w:val="22"/>
          <w:szCs w:val="22"/>
          <w:lang w:val="en-US"/>
        </w:rPr>
        <w:t xml:space="preserve">of an interaction responds to climate change and the magnitude of those consequences for consumer fitness. </w:t>
      </w:r>
    </w:p>
    <w:p w14:paraId="44CE3E52" w14:textId="77777777" w:rsidR="00BD39CA" w:rsidRPr="00BD39CA" w:rsidRDefault="00BD39CA" w:rsidP="00BD39CA">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1A09ACBE" w14:textId="05AF4E5B" w:rsidR="00694F59" w:rsidRPr="00E41A72"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u w:val="single"/>
          <w:lang w:val="en-US"/>
        </w:rPr>
        <w:t>Bronze standard</w:t>
      </w:r>
      <w:r w:rsidR="00C44BAF" w:rsidRPr="00E41A72">
        <w:rPr>
          <w:rFonts w:ascii="Helvetica" w:hAnsi="Helvetica" w:cs="Helvetica"/>
          <w:sz w:val="22"/>
          <w:szCs w:val="22"/>
          <w:lang w:val="en-US"/>
        </w:rPr>
        <w:t xml:space="preserve">: </w:t>
      </w:r>
      <w:r w:rsidR="00610E04" w:rsidRPr="00E41A72">
        <w:rPr>
          <w:rFonts w:ascii="Helvetica" w:hAnsi="Helvetica" w:cs="Helvetica"/>
          <w:i/>
          <w:sz w:val="22"/>
          <w:szCs w:val="22"/>
          <w:lang w:val="en-US"/>
        </w:rPr>
        <w:t>Detailed descriptions of system and being explicit about assumptions related to system and Cushing hypothesis.</w:t>
      </w:r>
      <w:r w:rsidR="00610E04" w:rsidRPr="00E41A72">
        <w:rPr>
          <w:rFonts w:ascii="Helvetica" w:hAnsi="Helvetica" w:cs="Helvetica"/>
          <w:sz w:val="22"/>
          <w:szCs w:val="22"/>
          <w:lang w:val="en-US"/>
        </w:rPr>
        <w:t xml:space="preserve"> </w:t>
      </w:r>
    </w:p>
    <w:p w14:paraId="315DAFD5" w14:textId="10CF02F8"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sidRPr="00E41A72">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E41A72"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101DBA12" w14:textId="77777777" w:rsidR="00A85E8F" w:rsidRDefault="001A52C2"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Determine </w:t>
      </w:r>
      <w:r w:rsidR="0045359A">
        <w:rPr>
          <w:rFonts w:ascii="Helvetica" w:hAnsi="Helvetica" w:cs="Helvetica"/>
          <w:sz w:val="22"/>
          <w:szCs w:val="22"/>
          <w:lang w:val="en-US"/>
        </w:rPr>
        <w:t xml:space="preserve">or model (?) </w:t>
      </w:r>
      <w:r>
        <w:rPr>
          <w:rFonts w:ascii="Helvetica" w:hAnsi="Helvetica" w:cs="Helvetica"/>
          <w:sz w:val="22"/>
          <w:szCs w:val="22"/>
          <w:lang w:val="en-US"/>
        </w:rPr>
        <w:t>whether</w:t>
      </w:r>
      <w:r w:rsidR="00610E04" w:rsidRPr="00E41A72">
        <w:rPr>
          <w:rFonts w:ascii="Helvetica" w:hAnsi="Helvetica" w:cs="Helvetica"/>
          <w:sz w:val="22"/>
          <w:szCs w:val="22"/>
          <w:lang w:val="en-US"/>
        </w:rPr>
        <w:t xml:space="preserve"> the </w:t>
      </w:r>
      <w:r>
        <w:rPr>
          <w:rFonts w:ascii="Helvetica" w:hAnsi="Helvetica" w:cs="Helvetica"/>
          <w:sz w:val="22"/>
          <w:szCs w:val="22"/>
          <w:lang w:val="en-US"/>
        </w:rPr>
        <w:t xml:space="preserve">pre-climate change </w:t>
      </w:r>
      <w:r w:rsidR="00610E04" w:rsidRPr="00E41A72">
        <w:rPr>
          <w:rFonts w:ascii="Helvetica" w:hAnsi="Helvetica" w:cs="Helvetica"/>
          <w:sz w:val="22"/>
          <w:szCs w:val="22"/>
          <w:lang w:val="en-US"/>
        </w:rPr>
        <w:t>baseline in the system is not, or is unlikely to be (if unknown), necessarily the same as the peak of the Cushing curve (i.e., peak fitness)</w:t>
      </w:r>
      <w:r w:rsidR="001E4111" w:rsidRPr="00E41A72">
        <w:rPr>
          <w:rFonts w:ascii="Helvetica" w:hAnsi="Helvetica" w:cs="Helvetica"/>
          <w:sz w:val="22"/>
          <w:szCs w:val="22"/>
          <w:lang w:val="en-US"/>
        </w:rPr>
        <w:t xml:space="preserve"> (Figure 2)</w:t>
      </w:r>
      <w:r w:rsidR="00610E04" w:rsidRPr="00E41A72">
        <w:rPr>
          <w:rFonts w:ascii="Helvetica" w:hAnsi="Helvetica" w:cs="Helvetica"/>
          <w:sz w:val="22"/>
          <w:szCs w:val="22"/>
          <w:lang w:val="en-US"/>
        </w:rPr>
        <w:t>.</w:t>
      </w:r>
    </w:p>
    <w:p w14:paraId="3B270B51" w14:textId="5F78092C" w:rsidR="00FF35E0" w:rsidRPr="00A85E8F" w:rsidRDefault="00DA4708" w:rsidP="00A85E8F">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A85E8F">
        <w:rPr>
          <w:rFonts w:ascii="Helvetica" w:hAnsi="Helvetica" w:cs="Helvetica"/>
          <w:sz w:val="22"/>
          <w:szCs w:val="22"/>
          <w:lang w:val="en-US"/>
        </w:rPr>
        <w:t>Address the key assumption that the resource is (or is likely to be) the major control on the consumer.</w:t>
      </w:r>
    </w:p>
    <w:p w14:paraId="46D0E32B" w14:textId="31A9926E" w:rsidR="00DA4708" w:rsidRPr="00E41A72"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76"/>
      <w:r w:rsidRPr="00E41A72">
        <w:rPr>
          <w:rFonts w:ascii="Helvetica" w:hAnsi="Helvetica" w:cs="Helvetica"/>
          <w:sz w:val="22"/>
          <w:szCs w:val="22"/>
          <w:lang w:val="en-US"/>
        </w:rPr>
        <w:t xml:space="preserve">Be specific about </w:t>
      </w:r>
      <w:r w:rsidR="00640FB5" w:rsidRPr="00E41A72">
        <w:rPr>
          <w:rFonts w:ascii="Helvetica" w:hAnsi="Helvetica" w:cs="Helvetica"/>
          <w:sz w:val="22"/>
          <w:szCs w:val="22"/>
          <w:lang w:val="en-US"/>
        </w:rPr>
        <w:t>how</w:t>
      </w:r>
      <w:r w:rsidRPr="00E41A72">
        <w:rPr>
          <w:rFonts w:ascii="Helvetica" w:hAnsi="Helvetica" w:cs="Helvetica"/>
          <w:sz w:val="22"/>
          <w:szCs w:val="22"/>
          <w:lang w:val="en-US"/>
        </w:rPr>
        <w:t xml:space="preserve"> phenological phase relates to the Cushing curve.</w:t>
      </w:r>
      <w:r w:rsidR="00FF35E0" w:rsidRPr="00E41A72">
        <w:rPr>
          <w:rFonts w:ascii="Helvetica" w:hAnsi="Helvetica" w:cs="Helvetica"/>
          <w:sz w:val="22"/>
          <w:szCs w:val="22"/>
          <w:lang w:val="en-US"/>
        </w:rPr>
        <w:t xml:space="preserve"> Ideally</w:t>
      </w:r>
      <w:r w:rsidR="00640FB5" w:rsidRPr="00E41A72">
        <w:rPr>
          <w:rFonts w:ascii="Helvetica" w:hAnsi="Helvetica" w:cs="Helvetica"/>
          <w:sz w:val="22"/>
          <w:szCs w:val="22"/>
          <w:lang w:val="en-US"/>
        </w:rPr>
        <w:t>, the</w:t>
      </w:r>
      <w:r w:rsidR="00FF35E0" w:rsidRPr="00E41A72">
        <w:rPr>
          <w:rFonts w:ascii="Helvetica" w:hAnsi="Helvetica" w:cs="Helvetica"/>
          <w:sz w:val="22"/>
          <w:szCs w:val="22"/>
          <w:lang w:val="en-US"/>
        </w:rPr>
        <w:t xml:space="preserve"> most energetically expensive part of </w:t>
      </w:r>
      <w:r w:rsidR="00640FB5" w:rsidRPr="00E41A72">
        <w:rPr>
          <w:rFonts w:ascii="Helvetica" w:hAnsi="Helvetica" w:cs="Helvetica"/>
          <w:sz w:val="22"/>
          <w:szCs w:val="22"/>
          <w:lang w:val="en-US"/>
        </w:rPr>
        <w:t xml:space="preserve">the </w:t>
      </w:r>
      <w:r w:rsidR="00FF35E0" w:rsidRPr="00E41A72">
        <w:rPr>
          <w:rFonts w:ascii="Helvetica" w:hAnsi="Helvetica" w:cs="Helvetica"/>
          <w:sz w:val="22"/>
          <w:szCs w:val="22"/>
          <w:lang w:val="en-US"/>
        </w:rPr>
        <w:t xml:space="preserve">consumer’s phenology </w:t>
      </w:r>
      <w:r w:rsidR="00640FB5" w:rsidRPr="00E41A72">
        <w:rPr>
          <w:rFonts w:ascii="Helvetica" w:hAnsi="Helvetica" w:cs="Helvetica"/>
          <w:sz w:val="22"/>
          <w:szCs w:val="22"/>
          <w:lang w:val="en-US"/>
        </w:rPr>
        <w:t>would be measured (e.g.) but when not known or not specified, be explicit that a</w:t>
      </w:r>
      <w:r w:rsidR="00FF35E0" w:rsidRPr="00E41A72">
        <w:rPr>
          <w:rFonts w:ascii="Helvetica" w:hAnsi="Helvetica" w:cs="Helvetica"/>
          <w:sz w:val="22"/>
          <w:szCs w:val="22"/>
          <w:lang w:val="en-US"/>
        </w:rPr>
        <w:t xml:space="preserve"> phenological phase proxy </w:t>
      </w:r>
      <w:r w:rsidR="00640FB5" w:rsidRPr="00E41A72">
        <w:rPr>
          <w:rFonts w:ascii="Helvetica" w:hAnsi="Helvetica" w:cs="Helvetica"/>
          <w:sz w:val="22"/>
          <w:szCs w:val="22"/>
          <w:lang w:val="en-US"/>
        </w:rPr>
        <w:t xml:space="preserve">is used </w:t>
      </w:r>
      <w:r w:rsidR="00FF35E0" w:rsidRPr="00E41A72">
        <w:rPr>
          <w:rFonts w:ascii="Helvetica" w:hAnsi="Helvetica" w:cs="Helvetica"/>
          <w:sz w:val="22"/>
          <w:szCs w:val="22"/>
          <w:lang w:val="en-US"/>
        </w:rPr>
        <w:t>instead of actual key event (e.g. u</w:t>
      </w:r>
      <w:r w:rsidR="00640FB5" w:rsidRPr="00E41A72">
        <w:rPr>
          <w:rFonts w:ascii="Helvetica" w:hAnsi="Helvetica" w:cs="Helvetica"/>
          <w:sz w:val="22"/>
          <w:szCs w:val="22"/>
          <w:lang w:val="en-US"/>
        </w:rPr>
        <w:t xml:space="preserve">se lay date for chick activity) and </w:t>
      </w:r>
      <w:r w:rsidR="000C5FB0" w:rsidRPr="00E41A72">
        <w:rPr>
          <w:rFonts w:ascii="Helvetica" w:hAnsi="Helvetica" w:cs="Helvetica"/>
          <w:sz w:val="22"/>
          <w:szCs w:val="22"/>
          <w:lang w:val="en-US"/>
        </w:rPr>
        <w:t xml:space="preserve">include </w:t>
      </w:r>
      <w:r w:rsidR="00640FB5" w:rsidRPr="00E41A72">
        <w:rPr>
          <w:rFonts w:ascii="Helvetica" w:hAnsi="Helvetica" w:cs="Helvetica"/>
          <w:sz w:val="22"/>
          <w:szCs w:val="22"/>
          <w:lang w:val="en-US"/>
        </w:rPr>
        <w:t xml:space="preserve">an </w:t>
      </w:r>
      <w:r w:rsidR="000C5FB0" w:rsidRPr="00E41A72">
        <w:rPr>
          <w:rFonts w:ascii="Helvetica" w:hAnsi="Helvetica" w:cs="Helvetica"/>
          <w:sz w:val="22"/>
          <w:szCs w:val="22"/>
          <w:lang w:val="en-US"/>
        </w:rPr>
        <w:t>estimate of</w:t>
      </w:r>
      <w:r w:rsidR="00640FB5" w:rsidRPr="00E41A72">
        <w:rPr>
          <w:rFonts w:ascii="Helvetica" w:hAnsi="Helvetica" w:cs="Helvetica"/>
          <w:sz w:val="22"/>
          <w:szCs w:val="22"/>
          <w:lang w:val="en-US"/>
        </w:rPr>
        <w:t xml:space="preserve"> the</w:t>
      </w:r>
      <w:r w:rsidR="000C5FB0" w:rsidRPr="00E41A72">
        <w:rPr>
          <w:rFonts w:ascii="Helvetica" w:hAnsi="Helvetica" w:cs="Helvetica"/>
          <w:sz w:val="22"/>
          <w:szCs w:val="22"/>
          <w:lang w:val="en-US"/>
        </w:rPr>
        <w:t xml:space="preserve"> time lag</w:t>
      </w:r>
      <w:r w:rsidR="00640FB5" w:rsidRPr="00E41A72">
        <w:rPr>
          <w:rFonts w:ascii="Helvetica" w:hAnsi="Helvetica" w:cs="Helvetica"/>
          <w:sz w:val="22"/>
          <w:szCs w:val="22"/>
          <w:lang w:val="en-US"/>
        </w:rPr>
        <w:t xml:space="preserve"> between the proxy and phase of interest.</w:t>
      </w:r>
      <w:commentRangeEnd w:id="76"/>
      <w:r w:rsidR="001B2A3D">
        <w:rPr>
          <w:rStyle w:val="CommentReference"/>
        </w:rPr>
        <w:commentReference w:id="76"/>
      </w:r>
    </w:p>
    <w:p w14:paraId="7DAFF230" w14:textId="77777777" w:rsidR="001B2A3D" w:rsidRDefault="003E6093"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commentRangeStart w:id="77"/>
      <w:commentRangeStart w:id="78"/>
      <w:r w:rsidRPr="00E41A72">
        <w:rPr>
          <w:rFonts w:ascii="Helvetica" w:hAnsi="Helvetica" w:cs="Helvetica"/>
          <w:sz w:val="22"/>
          <w:szCs w:val="22"/>
          <w:lang w:val="en-US"/>
        </w:rPr>
        <w:t xml:space="preserve">Discuss </w:t>
      </w:r>
      <w:r w:rsidR="00FE7C6A" w:rsidRPr="00E41A72">
        <w:rPr>
          <w:rFonts w:ascii="Helvetica" w:hAnsi="Helvetica" w:cs="Helvetica"/>
          <w:sz w:val="22"/>
          <w:szCs w:val="22"/>
          <w:lang w:val="en-US"/>
        </w:rPr>
        <w:t>the relative importance of the</w:t>
      </w:r>
      <w:r w:rsidRPr="00E41A72">
        <w:rPr>
          <w:rFonts w:ascii="Helvetica" w:hAnsi="Helvetica" w:cs="Helvetica"/>
          <w:sz w:val="22"/>
          <w:szCs w:val="22"/>
          <w:lang w:val="en-US"/>
        </w:rPr>
        <w:t xml:space="preserve"> measure of fitness used </w:t>
      </w:r>
      <w:r w:rsidR="00FE7C6A" w:rsidRPr="00E41A72">
        <w:rPr>
          <w:rFonts w:ascii="Helvetica" w:hAnsi="Helvetica" w:cs="Helvetica"/>
          <w:sz w:val="22"/>
          <w:szCs w:val="22"/>
          <w:lang w:val="en-US"/>
        </w:rPr>
        <w:t>in</w:t>
      </w:r>
      <w:r w:rsidRPr="00E41A72">
        <w:rPr>
          <w:rFonts w:ascii="Helvetica" w:hAnsi="Helvetica" w:cs="Helvetica"/>
          <w:sz w:val="22"/>
          <w:szCs w:val="22"/>
          <w:lang w:val="en-US"/>
        </w:rPr>
        <w:t xml:space="preserve"> the life history of the</w:t>
      </w:r>
      <w:r w:rsidR="00FE7C6A" w:rsidRPr="00E41A72">
        <w:rPr>
          <w:rFonts w:ascii="Helvetica" w:hAnsi="Helvetica" w:cs="Helvetica"/>
          <w:sz w:val="22"/>
          <w:szCs w:val="22"/>
          <w:lang w:val="en-US"/>
        </w:rPr>
        <w:t xml:space="preserve"> species</w:t>
      </w:r>
      <w:r w:rsidRPr="00E41A72">
        <w:rPr>
          <w:rFonts w:ascii="Helvetica" w:hAnsi="Helvetica" w:cs="Helvetica"/>
          <w:sz w:val="22"/>
          <w:szCs w:val="22"/>
          <w:lang w:val="en-US"/>
        </w:rPr>
        <w:t>. For example, if adult body size is measured but most mortality occurs in the juvenile stage</w:t>
      </w:r>
      <w:commentRangeEnd w:id="77"/>
      <w:r w:rsidR="001B2A3D">
        <w:rPr>
          <w:rStyle w:val="CommentReference"/>
        </w:rPr>
        <w:commentReference w:id="77"/>
      </w:r>
      <w:r w:rsidR="001B2A3D">
        <w:rPr>
          <w:rFonts w:ascii="Helvetica" w:hAnsi="Helvetica" w:cs="Helvetica"/>
          <w:sz w:val="22"/>
          <w:szCs w:val="22"/>
          <w:lang w:val="en-US"/>
        </w:rPr>
        <w:t>.</w:t>
      </w:r>
      <w:commentRangeEnd w:id="78"/>
      <w:r w:rsidR="00DB05F7">
        <w:rPr>
          <w:rStyle w:val="CommentReference"/>
        </w:rPr>
        <w:commentReference w:id="78"/>
      </w:r>
    </w:p>
    <w:p w14:paraId="0A916D69" w14:textId="34B81A75" w:rsidR="00592A36" w:rsidRPr="001B2A3D" w:rsidRDefault="008637EF" w:rsidP="001B2A3D">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B2A3D">
        <w:rPr>
          <w:rFonts w:ascii="Helvetica" w:hAnsi="Helvetica" w:cs="Helvetica"/>
          <w:sz w:val="22"/>
          <w:szCs w:val="22"/>
          <w:lang w:val="en-US"/>
        </w:rPr>
        <w:t xml:space="preserve">Be explicit </w:t>
      </w:r>
      <w:r w:rsidR="008114CB">
        <w:rPr>
          <w:rFonts w:ascii="Helvetica" w:hAnsi="Helvetica" w:cs="Helvetica"/>
          <w:sz w:val="22"/>
          <w:szCs w:val="22"/>
          <w:lang w:val="en-US"/>
        </w:rPr>
        <w:t xml:space="preserve">when possible </w:t>
      </w:r>
      <w:r w:rsidRPr="001B2A3D">
        <w:rPr>
          <w:rFonts w:ascii="Helvetica" w:hAnsi="Helvetica" w:cs="Helvetica"/>
          <w:sz w:val="22"/>
          <w:szCs w:val="22"/>
          <w:lang w:val="en-US"/>
        </w:rPr>
        <w:t>about which mechanism</w:t>
      </w:r>
      <w:r w:rsidR="008114CB">
        <w:rPr>
          <w:rFonts w:ascii="Helvetica" w:hAnsi="Helvetica" w:cs="Helvetica"/>
          <w:sz w:val="22"/>
          <w:szCs w:val="22"/>
          <w:lang w:val="en-US"/>
        </w:rPr>
        <w:t>(s)</w:t>
      </w:r>
      <w:r w:rsidRPr="001B2A3D">
        <w:rPr>
          <w:rFonts w:ascii="Helvetica" w:hAnsi="Helvetica" w:cs="Helvetica"/>
          <w:sz w:val="22"/>
          <w:szCs w:val="22"/>
          <w:lang w:val="en-US"/>
        </w:rPr>
        <w:t xml:space="preserve"> is likely driving the curve. </w:t>
      </w:r>
    </w:p>
    <w:p w14:paraId="69DDB847" w14:textId="77777777" w:rsidR="00811E71" w:rsidRPr="00E41A72"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E41A72"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Conclusions</w:t>
      </w:r>
    </w:p>
    <w:p w14:paraId="15DB7884" w14:textId="63316650" w:rsidR="002C761A" w:rsidRPr="00E41A72" w:rsidRDefault="0075717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757172">
        <w:rPr>
          <w:rFonts w:ascii="Helvetica" w:hAnsi="Helvetica" w:cs="Helvetica"/>
          <w:i/>
          <w:sz w:val="22"/>
          <w:szCs w:val="22"/>
          <w:lang w:val="en-US"/>
        </w:rPr>
        <w:t>We have wonderful concluding statements to make here! And then make the point that -</w:t>
      </w:r>
      <w:r>
        <w:rPr>
          <w:rFonts w:ascii="Helvetica" w:hAnsi="Helvetica" w:cs="Helvetica"/>
          <w:sz w:val="22"/>
          <w:szCs w:val="22"/>
          <w:lang w:val="en-US"/>
        </w:rPr>
        <w:t xml:space="preserve"> C</w:t>
      </w:r>
      <w:r w:rsidR="006C4BCC" w:rsidRPr="00E41A72">
        <w:rPr>
          <w:rFonts w:ascii="Helvetica" w:hAnsi="Helvetica" w:cs="Helvetica"/>
          <w:sz w:val="22"/>
          <w:szCs w:val="22"/>
          <w:lang w:val="en-US"/>
        </w:rPr>
        <w:t>limate change offers a pseudo-experiment for the Cushing hypothesis.</w:t>
      </w:r>
    </w:p>
    <w:p w14:paraId="061EB497" w14:textId="77777777"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EFDEE0E" w14:textId="60016CD1" w:rsidR="00AE7B7B" w:rsidRPr="00E41A72" w:rsidRDefault="00AE7B7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To Do:</w:t>
      </w:r>
    </w:p>
    <w:p w14:paraId="34E56932" w14:textId="225FA35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Finish survey of observational studies</w:t>
      </w:r>
    </w:p>
    <w:p w14:paraId="32AE2705" w14:textId="0EA23413" w:rsidR="00515DC2" w:rsidRPr="00E41A72" w:rsidRDefault="00515DC2"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commentRangeStart w:id="79"/>
      <w:r w:rsidRPr="00E41A72">
        <w:rPr>
          <w:rFonts w:ascii="Helvetica" w:hAnsi="Helvetica" w:cs="Helvetica"/>
          <w:sz w:val="22"/>
          <w:szCs w:val="22"/>
          <w:lang w:val="en-US"/>
        </w:rPr>
        <w:t>What to do with experimental studies?</w:t>
      </w:r>
      <w:commentRangeEnd w:id="79"/>
      <w:r w:rsidR="00392805">
        <w:rPr>
          <w:rStyle w:val="CommentReference"/>
        </w:rPr>
        <w:commentReference w:id="79"/>
      </w:r>
    </w:p>
    <w:p w14:paraId="25EF5667" w14:textId="590BD663" w:rsidR="00AE7B7B" w:rsidRPr="00E41A72" w:rsidRDefault="00AE7B7B" w:rsidP="00AE7B7B">
      <w:pPr>
        <w:pStyle w:val="ListParagraph"/>
        <w:widowControl w:val="0"/>
        <w:numPr>
          <w:ilvl w:val="0"/>
          <w:numId w:val="2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sz w:val="22"/>
          <w:szCs w:val="22"/>
          <w:lang w:val="en-US"/>
        </w:rPr>
        <w:t>Any additional tables or figures?</w:t>
      </w:r>
    </w:p>
    <w:p w14:paraId="1FAB1A8D"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41CB96EF" w:rsidR="002C761A" w:rsidRPr="00E41A72" w:rsidRDefault="00665755"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Acknowledgements</w:t>
      </w:r>
    </w:p>
    <w:p w14:paraId="4D6549C3" w14:textId="6E7BB723" w:rsidR="00665755" w:rsidRPr="00E41A72" w:rsidRDefault="00BE7341"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We thank Johan Ehrlen, Kjell Bolmgren and Steve Travers for interesting discussions</w:t>
      </w:r>
      <w:r w:rsidR="00C51310">
        <w:rPr>
          <w:rFonts w:ascii="Helvetica" w:hAnsi="Helvetica" w:cs="Helvetica"/>
          <w:sz w:val="22"/>
          <w:szCs w:val="22"/>
          <w:lang w:val="en-US"/>
        </w:rPr>
        <w:t xml:space="preserve"> in a previous working group</w:t>
      </w:r>
      <w:r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 xml:space="preserve">HMK thanks the </w:t>
      </w:r>
      <w:r w:rsidR="004246D6">
        <w:rPr>
          <w:rFonts w:ascii="Helvetica" w:hAnsi="Helvetica" w:cs="Helvetica"/>
          <w:sz w:val="22"/>
          <w:szCs w:val="22"/>
          <w:lang w:val="en-US"/>
        </w:rPr>
        <w:t>professor writing retreats offered</w:t>
      </w:r>
      <w:r w:rsidR="00665755" w:rsidRPr="00E41A72">
        <w:rPr>
          <w:rFonts w:ascii="Helvetica" w:hAnsi="Helvetica" w:cs="Helvetica"/>
          <w:sz w:val="22"/>
          <w:szCs w:val="22"/>
          <w:lang w:val="en-US"/>
        </w:rPr>
        <w:t xml:space="preserve"> </w:t>
      </w:r>
      <w:r w:rsidR="003E2D27">
        <w:rPr>
          <w:rFonts w:ascii="Helvetica" w:hAnsi="Helvetica" w:cs="Helvetica"/>
          <w:sz w:val="22"/>
          <w:szCs w:val="22"/>
          <w:lang w:val="en-US"/>
        </w:rPr>
        <w:t>through</w:t>
      </w:r>
      <w:r w:rsidR="00665755" w:rsidRPr="00E41A72">
        <w:rPr>
          <w:rFonts w:ascii="Helvetica" w:hAnsi="Helvetica" w:cs="Helvetica"/>
          <w:sz w:val="22"/>
          <w:szCs w:val="22"/>
          <w:lang w:val="en-US"/>
        </w:rPr>
        <w:t xml:space="preserve"> the </w:t>
      </w:r>
      <w:r w:rsidR="003E2D27">
        <w:rPr>
          <w:rFonts w:ascii="Helvetica" w:hAnsi="Helvetica" w:cs="Helvetica"/>
          <w:sz w:val="22"/>
          <w:szCs w:val="22"/>
          <w:lang w:val="en-US"/>
        </w:rPr>
        <w:t>Centre for Academic Leadership at the</w:t>
      </w:r>
      <w:r w:rsidR="00C54C3A" w:rsidRPr="00E41A72">
        <w:rPr>
          <w:rFonts w:ascii="Helvetica" w:hAnsi="Helvetica" w:cs="Helvetica"/>
          <w:sz w:val="22"/>
          <w:szCs w:val="22"/>
          <w:lang w:val="en-US"/>
        </w:rPr>
        <w:t xml:space="preserve"> </w:t>
      </w:r>
      <w:r w:rsidR="00665755" w:rsidRPr="00E41A72">
        <w:rPr>
          <w:rFonts w:ascii="Helvetica" w:hAnsi="Helvetica" w:cs="Helvetica"/>
          <w:sz w:val="22"/>
          <w:szCs w:val="22"/>
          <w:lang w:val="en-US"/>
        </w:rPr>
        <w:t>University of Ottawa for support in writing this manuscript</w:t>
      </w:r>
      <w:r w:rsidR="000D531D">
        <w:rPr>
          <w:rFonts w:ascii="Helvetica" w:hAnsi="Helvetica" w:cs="Helvetica"/>
          <w:sz w:val="22"/>
          <w:szCs w:val="22"/>
          <w:lang w:val="en-US"/>
        </w:rPr>
        <w:t xml:space="preserve"> and </w:t>
      </w:r>
      <w:r w:rsidR="000D531D" w:rsidRPr="000D531D">
        <w:rPr>
          <w:rFonts w:ascii="Helvetica" w:hAnsi="Helvetica" w:cs="Helvetica"/>
          <w:i/>
          <w:sz w:val="22"/>
          <w:szCs w:val="22"/>
          <w:lang w:val="en-US"/>
        </w:rPr>
        <w:t>Harvard that supported travel to work with EMW</w:t>
      </w:r>
      <w:r w:rsidR="00C0695D" w:rsidRPr="00E41A72">
        <w:rPr>
          <w:rFonts w:ascii="Helvetica" w:hAnsi="Helvetica" w:cs="Helvetica"/>
          <w:sz w:val="22"/>
          <w:szCs w:val="22"/>
          <w:lang w:val="en-US"/>
        </w:rPr>
        <w:t>.</w:t>
      </w:r>
    </w:p>
    <w:p w14:paraId="11B24FDB" w14:textId="77777777" w:rsidR="002C761A" w:rsidRPr="00E41A72"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21E81007" w14:textId="75A567D3"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Appendix</w:t>
      </w:r>
    </w:p>
    <w:p w14:paraId="658D0668" w14:textId="1D144FC8" w:rsidR="00D17E6F" w:rsidRPr="00E41A72" w:rsidRDefault="00457F7F" w:rsidP="00D17E6F">
      <w:pPr>
        <w:pStyle w:val="CommentText"/>
        <w:rPr>
          <w:rFonts w:ascii="Helvetica" w:hAnsi="Helvetica" w:cs="Helvetica"/>
          <w:i/>
          <w:sz w:val="22"/>
          <w:szCs w:val="22"/>
          <w:lang w:val="en-US"/>
        </w:rPr>
      </w:pPr>
      <w:r w:rsidRPr="00E41A72">
        <w:rPr>
          <w:rFonts w:ascii="Helvetica" w:hAnsi="Helvetica" w:cs="Helvetica"/>
          <w:i/>
          <w:sz w:val="22"/>
          <w:szCs w:val="22"/>
          <w:lang w:val="en-US"/>
        </w:rPr>
        <w:t>Literature search</w:t>
      </w:r>
    </w:p>
    <w:p w14:paraId="0298D1BA" w14:textId="65549B75" w:rsidR="00D17E6F" w:rsidRPr="00E41A72" w:rsidRDefault="00D17E6F" w:rsidP="00D17E6F">
      <w:pPr>
        <w:pStyle w:val="CommentText"/>
        <w:rPr>
          <w:rFonts w:ascii="Helvetica" w:hAnsi="Helvetica" w:cs="Helvetica"/>
          <w:sz w:val="22"/>
          <w:szCs w:val="22"/>
          <w:lang w:val="en-US"/>
        </w:rPr>
      </w:pPr>
      <w:r w:rsidRPr="00E41A72">
        <w:rPr>
          <w:rFonts w:ascii="Helvetica" w:hAnsi="Helvetica" w:cs="Helvetica"/>
          <w:sz w:val="22"/>
          <w:szCs w:val="22"/>
          <w:lang w:val="en-US"/>
        </w:rPr>
        <w:t>We located papers with data relating phenological data from trophic interactions to performance of the consumer and/or the resource by conducting keyword searches in ISI Web of Sci</w:t>
      </w:r>
      <w:r w:rsidR="00642FFD" w:rsidRPr="00E41A72">
        <w:rPr>
          <w:rFonts w:ascii="Helvetica" w:hAnsi="Helvetica" w:cs="Helvetica"/>
          <w:sz w:val="22"/>
          <w:szCs w:val="22"/>
          <w:lang w:val="en-US"/>
        </w:rPr>
        <w:t>ence published up to June 2017. K</w:t>
      </w:r>
      <w:r w:rsidRPr="00E41A72">
        <w:rPr>
          <w:rFonts w:ascii="Helvetica" w:hAnsi="Helvetica" w:cs="Helvetica"/>
          <w:sz w:val="22"/>
          <w:szCs w:val="22"/>
          <w:lang w:val="en-US"/>
        </w:rPr>
        <w:t xml:space="preserve">eywords included phenolog* AND </w:t>
      </w:r>
      <w:r w:rsidRPr="00E41A72">
        <w:rPr>
          <w:rFonts w:ascii="Helvetica" w:hAnsi="Helvetica" w:cs="Times New Roman"/>
          <w:sz w:val="22"/>
          <w:szCs w:val="22"/>
          <w:lang w:val="en-US"/>
        </w:rPr>
        <w:t xml:space="preserve">AND mismatch* OR synchron* AND interact* AND (fitness* OR performance*). Studies were only included if they met all of the </w:t>
      </w:r>
      <w:r w:rsidRPr="00C85200">
        <w:rPr>
          <w:rFonts w:ascii="Helvetica" w:hAnsi="Helvetica" w:cs="Times New Roman"/>
          <w:sz w:val="22"/>
          <w:szCs w:val="22"/>
          <w:highlight w:val="yellow"/>
          <w:lang w:val="en-US"/>
        </w:rPr>
        <w:t>following criteria:</w:t>
      </w:r>
      <w:r w:rsidRPr="00E41A72">
        <w:rPr>
          <w:rFonts w:ascii="Helvetica" w:hAnsi="Helvetica" w:cs="Times New Roman"/>
          <w:sz w:val="22"/>
          <w:szCs w:val="22"/>
          <w:lang w:val="en-US"/>
        </w:rPr>
        <w:t xml:space="preserve"> </w:t>
      </w:r>
    </w:p>
    <w:p w14:paraId="604296F0"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30872CF" w14:textId="26033A6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b/>
          <w:sz w:val="22"/>
          <w:szCs w:val="22"/>
          <w:lang w:val="en-US"/>
        </w:rPr>
        <w:t>References</w:t>
      </w:r>
    </w:p>
    <w:p w14:paraId="7F04A661" w14:textId="77777777"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xml:space="preserve">Gruner et al. 2008, A cross-system synthesis of consumer and nutrient resource control on producer biomass; </w:t>
      </w:r>
    </w:p>
    <w:p w14:paraId="6C44C9EB" w14:textId="706FC861" w:rsidR="00603C93" w:rsidRPr="00E41A72" w:rsidRDefault="00603C9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E41A72">
        <w:rPr>
          <w:rFonts w:ascii="Helvetica" w:hAnsi="Helvetica" w:cs="Helvetica"/>
          <w:kern w:val="1"/>
          <w:sz w:val="22"/>
          <w:szCs w:val="22"/>
          <w:lang w:val="en-US"/>
        </w:rPr>
        <w:t>Borer et al. 2005, What determines the strength of a trophic cascade?</w:t>
      </w:r>
    </w:p>
    <w:p w14:paraId="5EBBA8AB" w14:textId="77777777" w:rsidR="00D17E6F" w:rsidRPr="00E41A72" w:rsidRDefault="00D17E6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4459D86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w:t>
      </w:r>
      <w:r w:rsidR="00F35D1B" w:rsidRPr="00E41A72">
        <w:rPr>
          <w:rFonts w:ascii="Helvetica" w:hAnsi="Helvetica" w:cs="Helvetica"/>
          <w:sz w:val="22"/>
          <w:szCs w:val="22"/>
          <w:lang w:val="en-US"/>
        </w:rPr>
        <w:t>--------</w:t>
      </w:r>
    </w:p>
    <w:p w14:paraId="2EBFD5E4" w14:textId="10AEB558" w:rsidR="00694F59" w:rsidRPr="00E41A72" w:rsidRDefault="00F35D1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E41A72">
        <w:rPr>
          <w:rFonts w:ascii="Helvetica" w:hAnsi="Helvetica" w:cs="Helvetica"/>
          <w:sz w:val="22"/>
          <w:szCs w:val="22"/>
          <w:lang w:val="en-US"/>
        </w:rPr>
        <w:t xml:space="preserve">HK </w:t>
      </w:r>
      <w:r w:rsidR="0098503E" w:rsidRPr="00E41A72">
        <w:rPr>
          <w:rFonts w:ascii="Helvetica" w:hAnsi="Helvetica" w:cs="Helvetica"/>
          <w:sz w:val="22"/>
          <w:szCs w:val="22"/>
          <w:lang w:val="en-US"/>
        </w:rPr>
        <w:t xml:space="preserve">random </w:t>
      </w:r>
      <w:r w:rsidRPr="00E41A72">
        <w:rPr>
          <w:rFonts w:ascii="Helvetica" w:hAnsi="Helvetica" w:cs="Helvetica"/>
          <w:sz w:val="22"/>
          <w:szCs w:val="22"/>
          <w:lang w:val="en-US"/>
        </w:rPr>
        <w:t>notes (EMW’s have been incorporated!):</w:t>
      </w:r>
    </w:p>
    <w:p w14:paraId="107D5FD3"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sz w:val="22"/>
          <w:szCs w:val="22"/>
          <w:lang w:val="en-US"/>
        </w:rPr>
        <w:t>* need to track down Wootton 1990. Ecology of teleost fishes (</w:t>
      </w:r>
      <w:r w:rsidRPr="00E41A72">
        <w:rPr>
          <w:rFonts w:ascii="Helvetica" w:hAnsi="Helvetica" w:cs="Arial"/>
          <w:color w:val="262623"/>
          <w:sz w:val="22"/>
          <w:szCs w:val="22"/>
          <w:lang w:val="en-US"/>
        </w:rPr>
        <w:t>MRT Général</w:t>
      </w:r>
      <w:r w:rsidRPr="00E41A72">
        <w:rPr>
          <w:rFonts w:ascii="Helvetica" w:hAnsi="Helvetica" w:cs="Arial"/>
          <w:b/>
          <w:bCs/>
          <w:color w:val="262623"/>
          <w:sz w:val="22"/>
          <w:szCs w:val="22"/>
          <w:lang w:val="en-US"/>
        </w:rPr>
        <w:t>  </w:t>
      </w:r>
      <w:r w:rsidRPr="00E41A72">
        <w:rPr>
          <w:rFonts w:ascii="Helvetica" w:hAnsi="Helvetica" w:cs="Arial"/>
          <w:i/>
          <w:iCs/>
          <w:color w:val="262623"/>
          <w:sz w:val="22"/>
          <w:szCs w:val="22"/>
          <w:lang w:val="en-US"/>
        </w:rPr>
        <w:t>QL 615 .W63 1998)</w:t>
      </w:r>
    </w:p>
    <w:p w14:paraId="34D1ECE2"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Nilsson 1999: http://www.internationalornithology.org/proceedings/Proc22%20IOC/Symposium/S05/S05.1.htm</w:t>
      </w:r>
    </w:p>
    <w:p w14:paraId="74795BA9" w14:textId="143A94FF"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 need to track down true tests of MMH- Gotceitas et al. 1996, Nooker et al. 2005</w:t>
      </w:r>
    </w:p>
    <w:p w14:paraId="2672B023" w14:textId="77777777"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E41A72" w:rsidRDefault="00FC039D" w:rsidP="00FC039D">
      <w:pPr>
        <w:rPr>
          <w:rFonts w:ascii="Helvetica" w:eastAsia="Times New Roman" w:hAnsi="Helvetica" w:cs="Times New Roman"/>
          <w:sz w:val="22"/>
          <w:szCs w:val="22"/>
        </w:rPr>
      </w:pPr>
      <w:r w:rsidRPr="00E41A72">
        <w:rPr>
          <w:rFonts w:ascii="Helvetica" w:hAnsi="Helvetica" w:cs="Helvetica"/>
          <w:kern w:val="1"/>
          <w:sz w:val="22"/>
          <w:szCs w:val="22"/>
          <w:lang w:val="en-US"/>
        </w:rPr>
        <w:sym w:font="Wingdings" w:char="F0E0"/>
      </w:r>
      <w:r w:rsidRPr="00E41A72">
        <w:rPr>
          <w:rFonts w:ascii="Helvetica" w:hAnsi="Helvetica" w:cs="Helvetica"/>
          <w:kern w:val="1"/>
          <w:sz w:val="22"/>
          <w:szCs w:val="22"/>
          <w:lang w:val="en-US"/>
        </w:rPr>
        <w:t xml:space="preserve"> should read: </w:t>
      </w:r>
      <w:r w:rsidRPr="00E41A72">
        <w:rPr>
          <w:rFonts w:ascii="Helvetica" w:eastAsia="Times New Roman" w:hAnsi="Helvetica" w:cs="Arial"/>
          <w:color w:val="222222"/>
          <w:sz w:val="22"/>
          <w:szCs w:val="22"/>
          <w:shd w:val="clear" w:color="auto" w:fill="FFFFFF"/>
        </w:rPr>
        <w:t>Carpenter and Kitchell 1987 Am Nat- Temporal scale of variance in limnetic primary production</w:t>
      </w:r>
    </w:p>
    <w:p w14:paraId="18DBFCB8" w14:textId="53132068" w:rsidR="00FC039D" w:rsidRPr="00E41A72"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5947A541" w14:textId="77777777" w:rsidR="000D2E6B" w:rsidRPr="00E41A72" w:rsidRDefault="000D2E6B"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iCs/>
          <w:kern w:val="1"/>
          <w:sz w:val="22"/>
          <w:szCs w:val="22"/>
          <w:lang w:val="en-US"/>
        </w:rPr>
      </w:pPr>
    </w:p>
    <w:p w14:paraId="351B36C8" w14:textId="77777777" w:rsidR="00D405F0" w:rsidRPr="00E41A72" w:rsidRDefault="00D405F0"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4699419" w14:textId="77777777" w:rsidR="00D405F0" w:rsidRPr="00E41A72" w:rsidRDefault="00D405F0" w:rsidP="00D405F0">
      <w:pPr>
        <w:pStyle w:val="CommentText"/>
        <w:rPr>
          <w:rFonts w:ascii="Helvetica" w:hAnsi="Helvetica"/>
          <w:sz w:val="22"/>
          <w:szCs w:val="22"/>
        </w:rPr>
      </w:pPr>
      <w:r w:rsidRPr="00E41A72">
        <w:rPr>
          <w:rFonts w:ascii="Helvetica" w:hAnsi="Helvetica"/>
          <w:sz w:val="22"/>
          <w:szCs w:val="22"/>
        </w:rPr>
        <w:t>Mismatch could result from environmental conditions that constrains migratory bird arrival? (RE001) OR from different phenological sensitivities to cues (HMK052)</w:t>
      </w:r>
    </w:p>
    <w:p w14:paraId="4163616B" w14:textId="77777777" w:rsidR="00D405F0" w:rsidRPr="00E41A72" w:rsidRDefault="00D405F0" w:rsidP="00D405F0">
      <w:pPr>
        <w:pStyle w:val="CommentText"/>
        <w:rPr>
          <w:rFonts w:ascii="Helvetica" w:hAnsi="Helvetica"/>
          <w:sz w:val="22"/>
          <w:szCs w:val="22"/>
        </w:rPr>
      </w:pPr>
    </w:p>
    <w:p w14:paraId="701157FE" w14:textId="1C9D13A6" w:rsidR="00D405F0" w:rsidRPr="00E41A72" w:rsidRDefault="00D405F0" w:rsidP="00D405F0">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sz w:val="22"/>
          <w:szCs w:val="22"/>
        </w:rPr>
        <w:t>Micro-evolutionary process-&gt; life history?</w:t>
      </w:r>
    </w:p>
    <w:p w14:paraId="3531A3BA" w14:textId="77777777"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60D940C" w14:textId="2CA7BC02" w:rsidR="0098503E" w:rsidRPr="00E41A72" w:rsidRDefault="00C564CA" w:rsidP="0098503E">
      <w:pPr>
        <w:pStyle w:val="CommentText"/>
        <w:rPr>
          <w:rFonts w:ascii="Helvetica" w:hAnsi="Helvetica"/>
          <w:sz w:val="22"/>
          <w:szCs w:val="22"/>
        </w:rPr>
      </w:pPr>
      <w:r w:rsidRPr="00E41A72">
        <w:rPr>
          <w:rFonts w:ascii="Helvetica" w:hAnsi="Helvetica" w:cs="Helvetica"/>
          <w:sz w:val="22"/>
          <w:szCs w:val="22"/>
          <w:lang w:val="en-US"/>
        </w:rPr>
        <w:t xml:space="preserve">For future meta-analysis: Ideal tests of the Cushing hypothesis would (1) incorporate the entire potential range of relative timing so that the limits of the system are included; (2) define a clear peak in fitness across the range of relative timing; and (3) establish a baseline. </w:t>
      </w:r>
      <w:r w:rsidR="0098503E" w:rsidRPr="00E41A72">
        <w:rPr>
          <w:rFonts w:ascii="Helvetica" w:hAnsi="Helvetica"/>
          <w:sz w:val="22"/>
          <w:szCs w:val="22"/>
        </w:rPr>
        <w:t>Not including baseline does not make study a weak test</w:t>
      </w:r>
    </w:p>
    <w:p w14:paraId="17E993E6" w14:textId="77777777" w:rsidR="002F1B0A" w:rsidRPr="00E41A72" w:rsidRDefault="002F1B0A" w:rsidP="0098503E">
      <w:pPr>
        <w:pStyle w:val="CommentText"/>
        <w:rPr>
          <w:rFonts w:ascii="Helvetica" w:hAnsi="Helvetica"/>
          <w:sz w:val="22"/>
          <w:szCs w:val="22"/>
        </w:rPr>
      </w:pPr>
    </w:p>
    <w:p w14:paraId="69FAD15D" w14:textId="39998522" w:rsidR="002F1B0A" w:rsidRPr="00E41A72" w:rsidRDefault="002F1B0A" w:rsidP="002F1B0A">
      <w:pPr>
        <w:pStyle w:val="ListParagraph"/>
        <w:widowControl w:val="0"/>
        <w:numPr>
          <w:ilvl w:val="0"/>
          <w:numId w:val="21"/>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0545C419" w14:textId="77777777" w:rsidR="002F1B0A" w:rsidRPr="00E41A72" w:rsidRDefault="002F1B0A" w:rsidP="0098503E">
      <w:pPr>
        <w:pStyle w:val="CommentText"/>
        <w:rPr>
          <w:rFonts w:ascii="Helvetica" w:hAnsi="Helvetica"/>
          <w:sz w:val="22"/>
          <w:szCs w:val="22"/>
        </w:rPr>
      </w:pPr>
    </w:p>
    <w:p w14:paraId="4C62F7AD" w14:textId="27C56E42" w:rsidR="00694F59" w:rsidRPr="00E41A72"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Ecol Letters ideas and perspectives</w:t>
      </w:r>
    </w:p>
    <w:p w14:paraId="5D0084D4" w14:textId="00DA3D62"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Frontiers</w:t>
      </w:r>
    </w:p>
    <w:p w14:paraId="77F4AE93" w14:textId="4F71955E" w:rsidR="00AE2B92" w:rsidRPr="00E41A7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E41A72">
        <w:rPr>
          <w:rFonts w:ascii="Helvetica" w:hAnsi="Helvetica" w:cs="Helvetica"/>
          <w:kern w:val="1"/>
          <w:sz w:val="22"/>
          <w:szCs w:val="22"/>
          <w:lang w:val="en-US"/>
        </w:rPr>
        <w:t>&gt;&gt; TREE</w:t>
      </w:r>
    </w:p>
    <w:p w14:paraId="4B60A683" w14:textId="0619C8DC" w:rsidR="00694F59" w:rsidRPr="00E41A72" w:rsidRDefault="00694F59" w:rsidP="00F35D1B">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Pr="00E41A72" w:rsidRDefault="00A87C4C">
      <w:pPr>
        <w:rPr>
          <w:rFonts w:ascii="Helvetica" w:hAnsi="Helvetica" w:cs="Helvetica"/>
          <w:kern w:val="1"/>
          <w:sz w:val="22"/>
          <w:szCs w:val="22"/>
          <w:lang w:val="en-US"/>
        </w:rPr>
      </w:pPr>
      <w:r w:rsidRPr="00E41A72">
        <w:rPr>
          <w:rFonts w:ascii="Helvetica" w:hAnsi="Helvetica" w:cs="Helvetica"/>
          <w:kern w:val="1"/>
          <w:sz w:val="22"/>
          <w:szCs w:val="22"/>
          <w:lang w:val="en-US"/>
        </w:rPr>
        <w:br w:type="page"/>
      </w:r>
    </w:p>
    <w:p w14:paraId="1DBC0415" w14:textId="77777777" w:rsidR="00A87C4C" w:rsidRPr="00E41A72" w:rsidRDefault="00A87C4C" w:rsidP="00694F59">
      <w:pPr>
        <w:rPr>
          <w:rFonts w:ascii="Helvetica" w:hAnsi="Helvetica"/>
          <w:b/>
          <w:sz w:val="22"/>
          <w:szCs w:val="22"/>
        </w:rPr>
      </w:pPr>
      <w:r w:rsidRPr="00E41A72">
        <w:rPr>
          <w:rFonts w:ascii="Helvetica" w:hAnsi="Helvetica"/>
          <w:b/>
          <w:sz w:val="22"/>
          <w:szCs w:val="22"/>
        </w:rPr>
        <w:t>Figures</w:t>
      </w:r>
    </w:p>
    <w:p w14:paraId="6F4C0FF6" w14:textId="7CB8FE9F" w:rsidR="00A87C4C" w:rsidRPr="00E41A72" w:rsidRDefault="00A87C4C" w:rsidP="00694F59">
      <w:pPr>
        <w:rPr>
          <w:rFonts w:ascii="Helvetica" w:hAnsi="Helvetica"/>
          <w:sz w:val="22"/>
          <w:szCs w:val="22"/>
        </w:rPr>
      </w:pPr>
      <w:commentRangeStart w:id="80"/>
      <w:r w:rsidRPr="00E41A72">
        <w:rPr>
          <w:rFonts w:ascii="Helvetica" w:hAnsi="Helvetica"/>
          <w:sz w:val="22"/>
          <w:szCs w:val="22"/>
        </w:rPr>
        <w:t xml:space="preserve">Figure 1. </w:t>
      </w:r>
      <w:r w:rsidRPr="00E41A72">
        <w:rPr>
          <w:rFonts w:ascii="Helvetica" w:hAnsi="Helvetica" w:cs="Helvetica"/>
          <w:sz w:val="22"/>
          <w:szCs w:val="22"/>
          <w:lang w:val="en-US"/>
        </w:rPr>
        <w:t>Simple conceptualization of the Cushing curve; with climate change predictions</w:t>
      </w:r>
      <w:r w:rsidRPr="00E41A72">
        <w:rPr>
          <w:rFonts w:ascii="Helvetica" w:hAnsi="Helvetica"/>
          <w:sz w:val="22"/>
          <w:szCs w:val="22"/>
        </w:rPr>
        <w:t xml:space="preserve"> </w:t>
      </w:r>
    </w:p>
    <w:p w14:paraId="52B78029" w14:textId="30FE939F" w:rsidR="001E4111" w:rsidRPr="00E41A72" w:rsidRDefault="001E4111" w:rsidP="00694F59">
      <w:pPr>
        <w:rPr>
          <w:rFonts w:ascii="Helvetica" w:hAnsi="Helvetica" w:cs="Helvetica"/>
          <w:sz w:val="22"/>
          <w:szCs w:val="22"/>
          <w:lang w:val="en-US"/>
        </w:rPr>
      </w:pPr>
      <w:r w:rsidRPr="00E41A72">
        <w:rPr>
          <w:rFonts w:ascii="Helvetica" w:hAnsi="Helvetica"/>
          <w:sz w:val="22"/>
          <w:szCs w:val="22"/>
        </w:rPr>
        <w:t xml:space="preserve">Figure 2. </w:t>
      </w:r>
      <w:r w:rsidRPr="00E41A72">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sidRPr="00E41A72">
        <w:rPr>
          <w:rFonts w:ascii="Helvetica" w:hAnsi="Helvetica" w:cs="Helvetica"/>
          <w:sz w:val="22"/>
          <w:szCs w:val="22"/>
          <w:lang w:val="en-US"/>
        </w:rPr>
        <w:t>.</w:t>
      </w:r>
      <w:commentRangeEnd w:id="80"/>
      <w:r w:rsidR="009468FA" w:rsidRPr="00E41A72">
        <w:rPr>
          <w:rStyle w:val="CommentReference"/>
          <w:rFonts w:ascii="Helvetica" w:hAnsi="Helvetica"/>
          <w:sz w:val="22"/>
          <w:szCs w:val="22"/>
        </w:rPr>
        <w:commentReference w:id="80"/>
      </w:r>
    </w:p>
    <w:p w14:paraId="4744AF1C" w14:textId="77777777" w:rsidR="00D16D24" w:rsidRPr="00E41A72" w:rsidRDefault="00D16D24" w:rsidP="00694F59">
      <w:pPr>
        <w:rPr>
          <w:rFonts w:ascii="Helvetica" w:hAnsi="Helvetica" w:cs="Helvetica"/>
          <w:sz w:val="22"/>
          <w:szCs w:val="22"/>
          <w:lang w:val="en-US"/>
        </w:rPr>
      </w:pPr>
    </w:p>
    <w:p w14:paraId="31721B6C" w14:textId="036A26F8" w:rsidR="00D16D24" w:rsidRPr="00E41A72" w:rsidRDefault="00282DBF" w:rsidP="00694F59">
      <w:pPr>
        <w:rPr>
          <w:rFonts w:ascii="Helvetica" w:hAnsi="Helvetica" w:cs="Helvetica"/>
          <w:sz w:val="22"/>
          <w:szCs w:val="22"/>
          <w:lang w:val="en-US"/>
        </w:rPr>
      </w:pPr>
      <w:r w:rsidRPr="00E41A72">
        <w:rPr>
          <w:rFonts w:ascii="Helvetica" w:hAnsi="Helvetica" w:cs="Helvetica"/>
          <w:sz w:val="22"/>
          <w:szCs w:val="22"/>
          <w:lang w:val="en-US"/>
        </w:rPr>
        <w:t>Figure 3. Case study demonstrating</w:t>
      </w:r>
      <w:r w:rsidR="006F388E" w:rsidRPr="00E41A72">
        <w:rPr>
          <w:rFonts w:ascii="Helvetica" w:hAnsi="Helvetica" w:cs="Helvetica"/>
          <w:sz w:val="22"/>
          <w:szCs w:val="22"/>
          <w:lang w:val="en-US"/>
        </w:rPr>
        <w:t xml:space="preserve"> the</w:t>
      </w:r>
      <w:r w:rsidRPr="00E41A72">
        <w:rPr>
          <w:rFonts w:ascii="Helvetica" w:hAnsi="Helvetica" w:cs="Helvetica"/>
          <w:sz w:val="22"/>
          <w:szCs w:val="22"/>
          <w:lang w:val="en-US"/>
        </w:rPr>
        <w:t xml:space="preserve"> integration of experimental</w:t>
      </w:r>
      <w:r w:rsidR="00064986" w:rsidRPr="00E41A72">
        <w:rPr>
          <w:rFonts w:ascii="Helvetica" w:hAnsi="Helvetica" w:cs="Helvetica"/>
          <w:sz w:val="22"/>
          <w:szCs w:val="22"/>
          <w:lang w:val="en-US"/>
        </w:rPr>
        <w:t xml:space="preserve"> (a)</w:t>
      </w:r>
      <w:r w:rsidRPr="00E41A72">
        <w:rPr>
          <w:rFonts w:ascii="Helvetica" w:hAnsi="Helvetica" w:cs="Helvetica"/>
          <w:sz w:val="22"/>
          <w:szCs w:val="22"/>
          <w:lang w:val="en-US"/>
        </w:rPr>
        <w:t xml:space="preserve"> and observational </w:t>
      </w:r>
      <w:r w:rsidR="006F388E" w:rsidRPr="00E41A72">
        <w:rPr>
          <w:rFonts w:ascii="Helvetica" w:hAnsi="Helvetica" w:cs="Helvetica"/>
          <w:sz w:val="22"/>
          <w:szCs w:val="22"/>
          <w:lang w:val="en-US"/>
        </w:rPr>
        <w:t>data</w:t>
      </w:r>
      <w:r w:rsidR="00064986" w:rsidRPr="00E41A72">
        <w:rPr>
          <w:rFonts w:ascii="Helvetica" w:hAnsi="Helvetica" w:cs="Helvetica"/>
          <w:sz w:val="22"/>
          <w:szCs w:val="22"/>
          <w:lang w:val="en-US"/>
        </w:rPr>
        <w:t xml:space="preserve"> (b) relating to the Cushing hypothesis</w:t>
      </w:r>
      <w:r w:rsidRPr="00E41A72">
        <w:rPr>
          <w:rFonts w:ascii="Helvetica" w:hAnsi="Helvetica" w:cs="Helvetica"/>
          <w:sz w:val="22"/>
          <w:szCs w:val="22"/>
          <w:lang w:val="en-US"/>
        </w:rPr>
        <w:t xml:space="preserve"> in a single system- the winter moth </w:t>
      </w:r>
      <w:r w:rsidR="00B274BF" w:rsidRPr="00E41A72">
        <w:rPr>
          <w:rFonts w:ascii="Helvetica" w:hAnsi="Helvetica" w:cs="Helvetica"/>
          <w:sz w:val="22"/>
          <w:szCs w:val="22"/>
          <w:lang w:val="en-US"/>
        </w:rPr>
        <w:t>(</w:t>
      </w:r>
      <w:r w:rsidR="00B274BF" w:rsidRPr="00E41A72">
        <w:rPr>
          <w:rFonts w:ascii="Helvetica" w:hAnsi="Helvetica" w:cs="Helvetica"/>
          <w:i/>
          <w:sz w:val="22"/>
          <w:szCs w:val="22"/>
          <w:lang w:val="en-US"/>
        </w:rPr>
        <w:t>Operophtera brumata</w:t>
      </w:r>
      <w:r w:rsidR="00B274BF" w:rsidRPr="00E41A72">
        <w:rPr>
          <w:rFonts w:ascii="Helvetica" w:hAnsi="Helvetica" w:cs="Helvetica"/>
          <w:sz w:val="22"/>
          <w:szCs w:val="22"/>
          <w:lang w:val="en-US"/>
        </w:rPr>
        <w:t>) and</w:t>
      </w:r>
      <w:r w:rsidR="00064986" w:rsidRPr="00E41A72">
        <w:rPr>
          <w:rFonts w:ascii="Helvetica" w:hAnsi="Helvetica" w:cs="Helvetica"/>
          <w:sz w:val="22"/>
          <w:szCs w:val="22"/>
          <w:lang w:val="en-US"/>
        </w:rPr>
        <w:t xml:space="preserve"> oak</w:t>
      </w:r>
      <w:r w:rsidR="00B274BF" w:rsidRPr="00E41A72">
        <w:rPr>
          <w:rFonts w:ascii="Helvetica" w:hAnsi="Helvetica" w:cs="Helvetica"/>
          <w:sz w:val="22"/>
          <w:szCs w:val="22"/>
          <w:lang w:val="en-US"/>
        </w:rPr>
        <w:t xml:space="preserve"> </w:t>
      </w:r>
      <w:r w:rsidR="00064986" w:rsidRPr="00E41A72">
        <w:rPr>
          <w:rFonts w:ascii="Helvetica" w:hAnsi="Helvetica" w:cs="Helvetica"/>
          <w:sz w:val="22"/>
          <w:szCs w:val="22"/>
          <w:lang w:val="en-US"/>
        </w:rPr>
        <w:t>(</w:t>
      </w:r>
      <w:r w:rsidR="00B274BF" w:rsidRPr="00E41A72">
        <w:rPr>
          <w:rFonts w:ascii="Helvetica" w:hAnsi="Helvetica" w:cs="Helvetica"/>
          <w:i/>
          <w:sz w:val="22"/>
          <w:szCs w:val="22"/>
          <w:lang w:val="en-US"/>
        </w:rPr>
        <w:t>Q</w:t>
      </w:r>
      <w:r w:rsidRPr="00E41A72">
        <w:rPr>
          <w:rFonts w:ascii="Helvetica" w:hAnsi="Helvetica" w:cs="Helvetica"/>
          <w:i/>
          <w:sz w:val="22"/>
          <w:szCs w:val="22"/>
          <w:lang w:val="en-US"/>
        </w:rPr>
        <w:t>uercus</w:t>
      </w:r>
      <w:r w:rsidR="00B274BF" w:rsidRPr="00E41A72">
        <w:rPr>
          <w:rFonts w:ascii="Helvetica" w:hAnsi="Helvetica" w:cs="Helvetica"/>
          <w:i/>
          <w:sz w:val="22"/>
          <w:szCs w:val="22"/>
          <w:lang w:val="en-US"/>
        </w:rPr>
        <w:t xml:space="preserve"> robur</w:t>
      </w:r>
      <w:r w:rsidR="00064986" w:rsidRPr="00E41A72">
        <w:rPr>
          <w:rFonts w:ascii="Helvetica" w:hAnsi="Helvetica" w:cs="Helvetica"/>
          <w:sz w:val="22"/>
          <w:szCs w:val="22"/>
          <w:lang w:val="en-US"/>
        </w:rPr>
        <w:t>)</w:t>
      </w:r>
      <w:r w:rsidRPr="00E41A72">
        <w:rPr>
          <w:rFonts w:ascii="Helvetica" w:hAnsi="Helvetica" w:cs="Helvetica"/>
          <w:sz w:val="22"/>
          <w:szCs w:val="22"/>
          <w:lang w:val="en-US"/>
        </w:rPr>
        <w:t>.</w:t>
      </w:r>
      <w:r w:rsidR="00DD66B6" w:rsidRPr="00E41A72">
        <w:rPr>
          <w:rFonts w:ascii="Helvetica" w:hAnsi="Helvetica" w:cs="Helvetica"/>
          <w:sz w:val="22"/>
          <w:szCs w:val="22"/>
          <w:lang w:val="en-US"/>
        </w:rPr>
        <w:t xml:space="preserve"> </w:t>
      </w:r>
      <w:r w:rsidR="00E63BBC" w:rsidRPr="00E41A72">
        <w:rPr>
          <w:rFonts w:ascii="Helvetica" w:hAnsi="Helvetica" w:cs="Helvetica"/>
          <w:sz w:val="22"/>
          <w:szCs w:val="22"/>
          <w:lang w:val="en-US"/>
        </w:rPr>
        <w:t>(</w:t>
      </w:r>
      <w:commentRangeStart w:id="81"/>
      <w:r w:rsidR="00E63BBC" w:rsidRPr="00E41A72">
        <w:rPr>
          <w:rFonts w:ascii="Helvetica" w:hAnsi="Helvetica" w:cs="Helvetica"/>
          <w:sz w:val="22"/>
          <w:szCs w:val="22"/>
          <w:lang w:val="en-US"/>
        </w:rPr>
        <w:t xml:space="preserve">a) </w:t>
      </w:r>
      <w:r w:rsidR="005B4CB3" w:rsidRPr="00E41A72">
        <w:rPr>
          <w:rFonts w:ascii="Helvetica" w:hAnsi="Helvetica" w:cs="Helvetica"/>
          <w:sz w:val="22"/>
          <w:szCs w:val="22"/>
          <w:lang w:val="en-US"/>
        </w:rPr>
        <w:t>Experimental raw</w:t>
      </w:r>
      <w:r w:rsidR="00DD66B6" w:rsidRPr="00E41A72">
        <w:rPr>
          <w:rFonts w:ascii="Helvetica" w:hAnsi="Helvetica" w:cs="Helvetica"/>
          <w:sz w:val="22"/>
          <w:szCs w:val="22"/>
          <w:lang w:val="en-US"/>
        </w:rPr>
        <w:t xml:space="preserve"> data was obtained from</w:t>
      </w:r>
      <w:r w:rsidR="00516667" w:rsidRPr="00E41A72">
        <w:rPr>
          <w:rFonts w:ascii="Helvetica" w:hAnsi="Helvetica" w:cs="Helvetica"/>
          <w:sz w:val="22"/>
          <w:szCs w:val="22"/>
          <w:lang w:val="en-US"/>
        </w:rPr>
        <w:t xml:space="preserve"> </w:t>
      </w:r>
      <w:r w:rsidR="006F388E" w:rsidRPr="00E41A72">
        <w:rPr>
          <w:rFonts w:ascii="Helvetica" w:hAnsi="Helvetica" w:cs="Helvetica"/>
          <w:sz w:val="22"/>
          <w:szCs w:val="22"/>
          <w:lang w:val="en-US"/>
        </w:rPr>
        <w:t xml:space="preserve">Tikkanen and </w:t>
      </w:r>
      <w:r w:rsidR="00516667" w:rsidRPr="00E41A72">
        <w:rPr>
          <w:rFonts w:ascii="Helvetica" w:hAnsi="Helvetica" w:cs="Helvetica"/>
          <w:sz w:val="22"/>
          <w:szCs w:val="22"/>
          <w:lang w:val="en-US"/>
        </w:rPr>
        <w:t>Julkunen-Tiitto (2003)</w:t>
      </w:r>
      <w:r w:rsidR="00B274BF" w:rsidRPr="00E41A72">
        <w:rPr>
          <w:rFonts w:ascii="Helvetica" w:hAnsi="Helvetica" w:cs="Helvetica"/>
          <w:sz w:val="22"/>
          <w:szCs w:val="22"/>
          <w:lang w:val="en-US"/>
        </w:rPr>
        <w:t xml:space="preserve"> and result from two </w:t>
      </w:r>
      <w:r w:rsidR="005B4CB3" w:rsidRPr="00E41A72">
        <w:rPr>
          <w:rFonts w:ascii="Helvetica" w:hAnsi="Helvetica" w:cs="Helvetica"/>
          <w:sz w:val="22"/>
          <w:szCs w:val="22"/>
          <w:lang w:val="en-US"/>
        </w:rPr>
        <w:t>experiments</w:t>
      </w:r>
      <w:r w:rsidR="00B274BF" w:rsidRPr="00E41A72">
        <w:rPr>
          <w:rFonts w:ascii="Helvetica" w:hAnsi="Helvetica" w:cs="Helvetica"/>
          <w:sz w:val="22"/>
          <w:szCs w:val="22"/>
          <w:lang w:val="en-US"/>
        </w:rPr>
        <w:t xml:space="preserve"> (green, red points).</w:t>
      </w:r>
      <w:r w:rsidR="00DE5430" w:rsidRPr="00E41A72">
        <w:rPr>
          <w:rFonts w:ascii="Helvetica" w:hAnsi="Helvetica" w:cs="Helvetica"/>
          <w:sz w:val="22"/>
          <w:szCs w:val="22"/>
          <w:lang w:val="en-US"/>
        </w:rPr>
        <w:t xml:space="preserve"> In the first experiment, the authors manipulated the number of days that neonates (i.e. early instar</w:t>
      </w:r>
      <w:r w:rsidR="00B00FAF" w:rsidRPr="00E41A72">
        <w:rPr>
          <w:rFonts w:ascii="Helvetica" w:hAnsi="Helvetica" w:cs="Helvetica"/>
          <w:sz w:val="22"/>
          <w:szCs w:val="22"/>
          <w:lang w:val="en-US"/>
        </w:rPr>
        <w:t xml:space="preserve"> larvae</w:t>
      </w:r>
      <w:r w:rsidR="00DE5430" w:rsidRPr="00E41A72">
        <w:rPr>
          <w:rFonts w:ascii="Helvetica" w:hAnsi="Helvetica" w:cs="Helvetica"/>
          <w:sz w:val="22"/>
          <w:szCs w:val="22"/>
          <w:lang w:val="en-US"/>
        </w:rPr>
        <w:t>) spent without food (green points).</w:t>
      </w:r>
      <w:r w:rsidR="003828A4" w:rsidRPr="00E41A72">
        <w:rPr>
          <w:rFonts w:ascii="Helvetica" w:hAnsi="Helvetica" w:cs="Helvetica"/>
          <w:sz w:val="22"/>
          <w:szCs w:val="22"/>
          <w:lang w:val="en-US"/>
        </w:rPr>
        <w:t xml:space="preserve"> I</w:t>
      </w:r>
      <w:r w:rsidR="00DE5430" w:rsidRPr="00E41A72">
        <w:rPr>
          <w:rFonts w:ascii="Helvetica" w:hAnsi="Helvetica" w:cs="Helvetica"/>
          <w:sz w:val="22"/>
          <w:szCs w:val="22"/>
          <w:lang w:val="en-US"/>
        </w:rPr>
        <w:t>n the second</w:t>
      </w:r>
      <w:r w:rsidR="003828A4" w:rsidRPr="00E41A72">
        <w:rPr>
          <w:rFonts w:ascii="Helvetica" w:hAnsi="Helvetica" w:cs="Helvetica"/>
          <w:sz w:val="22"/>
          <w:szCs w:val="22"/>
          <w:lang w:val="en-US"/>
        </w:rPr>
        <w:t xml:space="preserve"> experiment</w:t>
      </w:r>
      <w:r w:rsidR="00DE5430" w:rsidRPr="00E41A72">
        <w:rPr>
          <w:rFonts w:ascii="Helvetica" w:hAnsi="Helvetica" w:cs="Helvetica"/>
          <w:sz w:val="22"/>
          <w:szCs w:val="22"/>
          <w:lang w:val="en-US"/>
        </w:rPr>
        <w:t xml:space="preserve">, they manipulated the </w:t>
      </w:r>
      <w:r w:rsidR="00D36356" w:rsidRPr="00E41A72">
        <w:rPr>
          <w:rFonts w:ascii="Helvetica" w:hAnsi="Helvetica" w:cs="Helvetica"/>
          <w:sz w:val="22"/>
          <w:szCs w:val="22"/>
          <w:lang w:val="en-US"/>
        </w:rPr>
        <w:t>emergence times of larvae</w:t>
      </w:r>
      <w:r w:rsidR="00DE5430" w:rsidRPr="00E41A72">
        <w:rPr>
          <w:rFonts w:ascii="Helvetica" w:hAnsi="Helvetica" w:cs="Helvetica"/>
          <w:sz w:val="22"/>
          <w:szCs w:val="22"/>
          <w:lang w:val="en-US"/>
        </w:rPr>
        <w:t xml:space="preserve">. </w:t>
      </w:r>
      <w:r w:rsidR="00997B05" w:rsidRPr="00E41A72">
        <w:rPr>
          <w:rFonts w:ascii="Helvetica" w:hAnsi="Helvetica" w:cs="Helvetica"/>
          <w:sz w:val="22"/>
          <w:szCs w:val="22"/>
          <w:lang w:val="en-US"/>
        </w:rPr>
        <w:t xml:space="preserve">There were four cohorts, each separated by intervals of 3-5 days. </w:t>
      </w:r>
      <w:r w:rsidR="00571301" w:rsidRPr="00E41A72">
        <w:rPr>
          <w:rFonts w:ascii="Helvetica" w:hAnsi="Helvetica" w:cs="Helvetica"/>
          <w:sz w:val="22"/>
          <w:szCs w:val="22"/>
          <w:lang w:val="en-US"/>
        </w:rPr>
        <w:t xml:space="preserve">All </w:t>
      </w:r>
      <w:r w:rsidR="00571301" w:rsidRPr="00E41A72">
        <w:rPr>
          <w:rFonts w:ascii="Helvetica" w:hAnsi="Helvetica" w:cs="Helvetica"/>
          <w:i/>
          <w:sz w:val="22"/>
          <w:szCs w:val="22"/>
          <w:lang w:val="en-US"/>
        </w:rPr>
        <w:t>O. brumata</w:t>
      </w:r>
      <w:r w:rsidR="00571301" w:rsidRPr="00E41A72">
        <w:rPr>
          <w:rFonts w:ascii="Helvetica" w:hAnsi="Helvetica" w:cs="Helvetica"/>
          <w:sz w:val="22"/>
          <w:szCs w:val="22"/>
          <w:lang w:val="en-US"/>
        </w:rPr>
        <w:t xml:space="preserve"> eggs originated from laboratory stock originally from Turku, Finland </w:t>
      </w:r>
      <w:r w:rsidR="00835093" w:rsidRPr="00E41A72">
        <w:rPr>
          <w:rFonts w:ascii="Helvetica" w:hAnsi="Helvetica" w:cs="Helvetica"/>
          <w:sz w:val="22"/>
          <w:szCs w:val="22"/>
          <w:lang w:val="en-US"/>
        </w:rPr>
        <w:t xml:space="preserve">whereas </w:t>
      </w:r>
      <w:r w:rsidR="001D434E" w:rsidRPr="00E41A72">
        <w:rPr>
          <w:rFonts w:ascii="Helvetica" w:hAnsi="Helvetica" w:cs="Helvetica"/>
          <w:sz w:val="22"/>
          <w:szCs w:val="22"/>
          <w:lang w:val="en-US"/>
        </w:rPr>
        <w:t xml:space="preserve">the </w:t>
      </w:r>
      <w:r w:rsidR="00835093" w:rsidRPr="00E41A72">
        <w:rPr>
          <w:rFonts w:ascii="Helvetica" w:hAnsi="Helvetica" w:cs="Helvetica"/>
          <w:sz w:val="22"/>
          <w:szCs w:val="22"/>
          <w:lang w:val="en-US"/>
        </w:rPr>
        <w:t xml:space="preserve">foliage originated from </w:t>
      </w:r>
      <w:r w:rsidR="001D434E" w:rsidRPr="00E41A72">
        <w:rPr>
          <w:rFonts w:ascii="Helvetica" w:hAnsi="Helvetica" w:cs="Helvetica"/>
          <w:sz w:val="22"/>
          <w:szCs w:val="22"/>
          <w:lang w:val="en-US"/>
        </w:rPr>
        <w:t>trees near Banchory, NW</w:t>
      </w:r>
      <w:r w:rsidR="00835093" w:rsidRPr="00E41A72">
        <w:rPr>
          <w:rFonts w:ascii="Helvetica" w:hAnsi="Helvetica" w:cs="Helvetica"/>
          <w:sz w:val="22"/>
          <w:szCs w:val="22"/>
          <w:lang w:val="en-US"/>
        </w:rPr>
        <w:t xml:space="preserve"> Scotland</w:t>
      </w:r>
      <w:commentRangeEnd w:id="81"/>
      <w:r w:rsidR="00BC7062" w:rsidRPr="00E41A72">
        <w:rPr>
          <w:rStyle w:val="CommentReference"/>
          <w:rFonts w:ascii="Helvetica" w:hAnsi="Helvetica"/>
          <w:sz w:val="22"/>
          <w:szCs w:val="22"/>
        </w:rPr>
        <w:commentReference w:id="81"/>
      </w:r>
      <w:r w:rsidR="00835093" w:rsidRPr="00E41A72">
        <w:rPr>
          <w:rFonts w:ascii="Helvetica" w:hAnsi="Helvetica" w:cs="Helvetica"/>
          <w:sz w:val="22"/>
          <w:szCs w:val="22"/>
          <w:lang w:val="en-US"/>
        </w:rPr>
        <w:t xml:space="preserve">. </w:t>
      </w:r>
      <w:r w:rsidR="00DE5430" w:rsidRPr="00E41A72">
        <w:rPr>
          <w:rFonts w:ascii="Helvetica" w:hAnsi="Helvetica" w:cs="Helvetica"/>
          <w:sz w:val="22"/>
          <w:szCs w:val="22"/>
          <w:lang w:val="en-US"/>
        </w:rPr>
        <w:t xml:space="preserve">(b) </w:t>
      </w:r>
      <w:r w:rsidR="00CC2A56" w:rsidRPr="00E41A72">
        <w:rPr>
          <w:rFonts w:ascii="Helvetica" w:hAnsi="Helvetica" w:cs="Helvetica"/>
          <w:sz w:val="22"/>
          <w:szCs w:val="22"/>
          <w:lang w:val="en-US"/>
        </w:rPr>
        <w:t xml:space="preserve">Inter-annual variation in </w:t>
      </w:r>
      <w:r w:rsidR="0072433B" w:rsidRPr="00E41A72">
        <w:rPr>
          <w:rFonts w:ascii="Helvetica" w:hAnsi="Helvetica" w:cs="Helvetica"/>
          <w:sz w:val="22"/>
          <w:szCs w:val="22"/>
          <w:lang w:val="en-US"/>
        </w:rPr>
        <w:t xml:space="preserve">relative timing between median egg hatch date of </w:t>
      </w:r>
      <w:r w:rsidR="0072433B" w:rsidRPr="00E41A72">
        <w:rPr>
          <w:rFonts w:ascii="Helvetica" w:hAnsi="Helvetica" w:cs="Helvetica"/>
          <w:i/>
          <w:sz w:val="22"/>
          <w:szCs w:val="22"/>
          <w:lang w:val="en-US"/>
        </w:rPr>
        <w:t>O. brumata</w:t>
      </w:r>
      <w:r w:rsidR="0072433B" w:rsidRPr="00E41A72">
        <w:rPr>
          <w:rFonts w:ascii="Helvetica" w:hAnsi="Helvetica" w:cs="Helvetica"/>
          <w:sz w:val="22"/>
          <w:szCs w:val="22"/>
          <w:lang w:val="en-US"/>
        </w:rPr>
        <w:t xml:space="preserve"> and the median bud opening date </w:t>
      </w:r>
      <w:r w:rsidR="00B17522" w:rsidRPr="00E41A72">
        <w:rPr>
          <w:rFonts w:ascii="Helvetica" w:hAnsi="Helvetica" w:cs="Helvetica"/>
          <w:sz w:val="22"/>
          <w:szCs w:val="22"/>
          <w:lang w:val="en-US"/>
        </w:rPr>
        <w:t>of</w:t>
      </w:r>
      <w:r w:rsidR="0072433B" w:rsidRPr="00E41A72">
        <w:rPr>
          <w:rFonts w:ascii="Helvetica" w:hAnsi="Helvetica" w:cs="Helvetica"/>
          <w:sz w:val="22"/>
          <w:szCs w:val="22"/>
          <w:lang w:val="en-US"/>
        </w:rPr>
        <w:t xml:space="preserve"> </w:t>
      </w:r>
      <w:r w:rsidR="0072433B" w:rsidRPr="00E41A72">
        <w:rPr>
          <w:rFonts w:ascii="Helvetica" w:hAnsi="Helvetica" w:cs="Helvetica"/>
          <w:i/>
          <w:sz w:val="22"/>
          <w:szCs w:val="22"/>
          <w:lang w:val="en-US"/>
        </w:rPr>
        <w:t>Q. robur</w:t>
      </w:r>
      <w:r w:rsidR="00C174A4" w:rsidRPr="00E41A72">
        <w:rPr>
          <w:rFonts w:ascii="Helvetica" w:hAnsi="Helvetica" w:cs="Helvetica"/>
          <w:sz w:val="22"/>
          <w:szCs w:val="22"/>
          <w:lang w:val="en-US"/>
        </w:rPr>
        <w:t xml:space="preserve"> from 1996-2005</w:t>
      </w:r>
      <w:r w:rsidR="00572CA5" w:rsidRPr="00E41A72">
        <w:rPr>
          <w:rFonts w:ascii="Helvetica" w:hAnsi="Helvetica" w:cs="Helvetica"/>
          <w:sz w:val="22"/>
          <w:szCs w:val="22"/>
          <w:lang w:val="en-US"/>
        </w:rPr>
        <w:t xml:space="preserve"> in the Netherlands</w:t>
      </w:r>
      <w:r w:rsidR="00C174A4" w:rsidRPr="00E41A72">
        <w:rPr>
          <w:rFonts w:ascii="Helvetica" w:hAnsi="Helvetica" w:cs="Helvetica"/>
          <w:sz w:val="22"/>
          <w:szCs w:val="22"/>
          <w:lang w:val="en-US"/>
        </w:rPr>
        <w:t>.</w:t>
      </w:r>
      <w:r w:rsidR="0072433B" w:rsidRPr="00E41A72">
        <w:rPr>
          <w:rFonts w:ascii="Helvetica" w:hAnsi="Helvetica" w:cs="Helvetica"/>
          <w:sz w:val="22"/>
          <w:szCs w:val="22"/>
          <w:lang w:val="en-US"/>
        </w:rPr>
        <w:t xml:space="preserve"> </w:t>
      </w:r>
      <w:r w:rsidR="002358C3" w:rsidRPr="00E41A72">
        <w:rPr>
          <w:rFonts w:ascii="Helvetica" w:hAnsi="Helvetica" w:cs="Helvetica"/>
          <w:sz w:val="22"/>
          <w:szCs w:val="22"/>
          <w:lang w:val="en-US"/>
        </w:rPr>
        <w:t xml:space="preserve">Horizontal error bars represent </w:t>
      </w:r>
      <w:r w:rsidR="009E44D4" w:rsidRPr="00E41A72">
        <w:rPr>
          <w:rFonts w:ascii="Helvetica" w:hAnsi="Helvetica" w:cs="Helvetica"/>
          <w:sz w:val="22"/>
          <w:szCs w:val="22"/>
          <w:lang w:val="en-US"/>
        </w:rPr>
        <w:t>the lower and upper quartiles of the data</w:t>
      </w:r>
      <w:r w:rsidR="002358C3" w:rsidRPr="00E41A72">
        <w:rPr>
          <w:rFonts w:ascii="Helvetica" w:hAnsi="Helvetica" w:cs="Helvetica"/>
          <w:sz w:val="22"/>
          <w:szCs w:val="22"/>
          <w:lang w:val="en-US"/>
        </w:rPr>
        <w:t xml:space="preserve">. </w:t>
      </w:r>
      <w:r w:rsidR="005B4CB3" w:rsidRPr="00E41A72">
        <w:rPr>
          <w:rFonts w:ascii="Helvetica" w:hAnsi="Helvetica" w:cs="Helvetica"/>
          <w:sz w:val="22"/>
          <w:szCs w:val="22"/>
          <w:lang w:val="en-US"/>
        </w:rPr>
        <w:t xml:space="preserve">Raw data from the observational study was retrieved from VanAsch and Visser 2007 Figure 2. </w:t>
      </w:r>
      <w:commentRangeStart w:id="82"/>
      <w:r w:rsidR="00254B05" w:rsidRPr="00E41A72">
        <w:rPr>
          <w:rFonts w:ascii="Helvetica" w:hAnsi="Helvetica" w:cs="Helvetica"/>
          <w:sz w:val="22"/>
          <w:szCs w:val="22"/>
          <w:lang w:val="en-US"/>
        </w:rPr>
        <w:t>In this syst</w:t>
      </w:r>
      <w:r w:rsidR="001C6E21" w:rsidRPr="00E41A72">
        <w:rPr>
          <w:rFonts w:ascii="Helvetica" w:hAnsi="Helvetica" w:cs="Helvetica"/>
          <w:sz w:val="22"/>
          <w:szCs w:val="22"/>
          <w:lang w:val="en-US"/>
        </w:rPr>
        <w:t>em, negative values along the x-</w:t>
      </w:r>
      <w:r w:rsidR="00254B05" w:rsidRPr="00E41A72">
        <w:rPr>
          <w:rFonts w:ascii="Helvetica" w:hAnsi="Helvetica" w:cs="Helvetica"/>
          <w:sz w:val="22"/>
          <w:szCs w:val="22"/>
          <w:lang w:val="en-US"/>
        </w:rPr>
        <w:t xml:space="preserve">axis denote </w:t>
      </w:r>
      <w:r w:rsidR="001C6E21" w:rsidRPr="00E41A72">
        <w:rPr>
          <w:rFonts w:ascii="Helvetica" w:hAnsi="Helvetica" w:cs="Helvetica"/>
          <w:sz w:val="22"/>
          <w:szCs w:val="22"/>
          <w:lang w:val="en-US"/>
        </w:rPr>
        <w:t xml:space="preserve">where </w:t>
      </w:r>
      <w:r w:rsidR="00254B05" w:rsidRPr="00E41A72">
        <w:rPr>
          <w:rFonts w:ascii="Helvetica" w:hAnsi="Helvetica" w:cs="Helvetica"/>
          <w:sz w:val="22"/>
          <w:szCs w:val="22"/>
          <w:lang w:val="en-US"/>
        </w:rPr>
        <w:t xml:space="preserve">egg hatching </w:t>
      </w:r>
      <w:r w:rsidR="001C6E21" w:rsidRPr="00E41A72">
        <w:rPr>
          <w:rFonts w:ascii="Helvetica" w:hAnsi="Helvetica" w:cs="Helvetica"/>
          <w:sz w:val="22"/>
          <w:szCs w:val="22"/>
          <w:lang w:val="en-US"/>
        </w:rPr>
        <w:t xml:space="preserve">occurred </w:t>
      </w:r>
      <w:r w:rsidR="001968E1" w:rsidRPr="00E41A72">
        <w:rPr>
          <w:rFonts w:ascii="Helvetica" w:hAnsi="Helvetica" w:cs="Helvetica"/>
          <w:sz w:val="22"/>
          <w:szCs w:val="22"/>
          <w:lang w:val="en-US"/>
        </w:rPr>
        <w:t>before bud opening, whereas posi</w:t>
      </w:r>
      <w:r w:rsidR="002126AB" w:rsidRPr="00E41A72">
        <w:rPr>
          <w:rFonts w:ascii="Helvetica" w:hAnsi="Helvetica" w:cs="Helvetica"/>
          <w:sz w:val="22"/>
          <w:szCs w:val="22"/>
          <w:lang w:val="en-US"/>
        </w:rPr>
        <w:t>ti</w:t>
      </w:r>
      <w:r w:rsidR="001968E1" w:rsidRPr="00E41A72">
        <w:rPr>
          <w:rFonts w:ascii="Helvetica" w:hAnsi="Helvetica" w:cs="Helvetica"/>
          <w:sz w:val="22"/>
          <w:szCs w:val="22"/>
          <w:lang w:val="en-US"/>
        </w:rPr>
        <w:t>ve values indicate egg hatching occurred after bud opening</w:t>
      </w:r>
      <w:commentRangeEnd w:id="82"/>
      <w:r w:rsidR="00085399" w:rsidRPr="00E41A72">
        <w:rPr>
          <w:rStyle w:val="CommentReference"/>
          <w:rFonts w:ascii="Helvetica" w:hAnsi="Helvetica"/>
          <w:sz w:val="22"/>
          <w:szCs w:val="22"/>
        </w:rPr>
        <w:commentReference w:id="82"/>
      </w:r>
      <w:r w:rsidR="001968E1" w:rsidRPr="00E41A72">
        <w:rPr>
          <w:rFonts w:ascii="Helvetica" w:hAnsi="Helvetica" w:cs="Helvetica"/>
          <w:sz w:val="22"/>
          <w:szCs w:val="22"/>
          <w:lang w:val="en-US"/>
        </w:rPr>
        <w:t>.</w:t>
      </w:r>
    </w:p>
    <w:p w14:paraId="59601422" w14:textId="77777777" w:rsidR="00282DBF" w:rsidRPr="00E41A72" w:rsidRDefault="00282DBF" w:rsidP="00694F59">
      <w:pPr>
        <w:rPr>
          <w:rFonts w:ascii="Helvetica" w:hAnsi="Helvetica" w:cs="Helvetica"/>
          <w:sz w:val="22"/>
          <w:szCs w:val="22"/>
          <w:lang w:val="en-US"/>
        </w:rPr>
      </w:pPr>
    </w:p>
    <w:p w14:paraId="4890521F" w14:textId="4112A018" w:rsidR="00341441" w:rsidRPr="00E41A72" w:rsidRDefault="001C6E21" w:rsidP="00694F59">
      <w:pPr>
        <w:rPr>
          <w:rFonts w:ascii="Helvetica" w:hAnsi="Helvetica" w:cs="Helvetica"/>
          <w:sz w:val="22"/>
          <w:szCs w:val="22"/>
          <w:lang w:val="en-US"/>
        </w:rPr>
      </w:pPr>
      <w:r w:rsidRPr="00E41A72">
        <w:rPr>
          <w:rFonts w:ascii="Helvetica" w:hAnsi="Helvetica" w:cs="Helvetica"/>
          <w:sz w:val="22"/>
          <w:szCs w:val="22"/>
          <w:lang w:val="en-US"/>
        </w:rPr>
        <w:t>Notes for HK on figure 3:</w:t>
      </w:r>
    </w:p>
    <w:p w14:paraId="05386BB8" w14:textId="3ECADCF0"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(a)</w:t>
      </w:r>
      <w:r w:rsidR="00092446" w:rsidRPr="00E41A72">
        <w:rPr>
          <w:rFonts w:ascii="Helvetica" w:hAnsi="Helvetica" w:cs="Helvetica"/>
          <w:sz w:val="22"/>
          <w:szCs w:val="22"/>
          <w:lang w:val="en-US"/>
        </w:rPr>
        <w:t xml:space="preserve"> great tit and winter moth</w:t>
      </w:r>
    </w:p>
    <w:p w14:paraId="427DF4DB" w14:textId="77777777" w:rsidR="00092446" w:rsidRPr="00E41A72" w:rsidRDefault="00D16D24"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Pr="00E41A72" w:rsidRDefault="003F0415"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Oecologia 2006- measured caterpillar and lay dates for 20 years (no experiment)</w:t>
      </w:r>
    </w:p>
    <w:p w14:paraId="7D241B75" w14:textId="0C47586C" w:rsidR="00092446" w:rsidRPr="00E41A72" w:rsidRDefault="00092446"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Van Noordwijk et al. 1995 – 1948-1972, 1975, 1980, 1982-1986</w:t>
      </w:r>
      <w:r w:rsidR="00826824" w:rsidRPr="00E41A72">
        <w:rPr>
          <w:rFonts w:ascii="Helvetica" w:hAnsi="Helvetica" w:cs="Helvetica"/>
          <w:sz w:val="22"/>
          <w:szCs w:val="22"/>
          <w:lang w:val="en-US"/>
        </w:rPr>
        <w:t xml:space="preserve"> (UK)</w:t>
      </w:r>
    </w:p>
    <w:p w14:paraId="2F9F6989" w14:textId="4EB2271C"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Visser et al. 1998- observational study 1973-1995</w:t>
      </w:r>
    </w:p>
    <w:p w14:paraId="23934A58" w14:textId="4BBC786D" w:rsidR="0094460A" w:rsidRPr="00E41A72" w:rsidRDefault="0094460A" w:rsidP="00694F59">
      <w:pPr>
        <w:pStyle w:val="ListParagraph"/>
        <w:numPr>
          <w:ilvl w:val="0"/>
          <w:numId w:val="18"/>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06F6BD26" w14:textId="77777777" w:rsidR="00404F39" w:rsidRPr="00E41A72" w:rsidRDefault="00404F39" w:rsidP="00694F59">
      <w:pPr>
        <w:rPr>
          <w:rFonts w:ascii="Helvetica" w:hAnsi="Helvetica" w:cs="Helvetica"/>
          <w:sz w:val="22"/>
          <w:szCs w:val="22"/>
          <w:lang w:val="en-US"/>
        </w:rPr>
      </w:pPr>
    </w:p>
    <w:p w14:paraId="42C3085C" w14:textId="70A225CA" w:rsidR="00404F39" w:rsidRPr="00E41A72" w:rsidRDefault="00404F39" w:rsidP="00694F59">
      <w:pPr>
        <w:rPr>
          <w:rFonts w:ascii="Helvetica" w:hAnsi="Helvetica" w:cs="Helvetica"/>
          <w:sz w:val="22"/>
          <w:szCs w:val="22"/>
          <w:lang w:val="en-US"/>
        </w:rPr>
      </w:pPr>
      <w:r w:rsidRPr="00E41A72">
        <w:rPr>
          <w:rFonts w:ascii="Helvetica" w:hAnsi="Helvetica" w:cs="Helvetica"/>
          <w:sz w:val="22"/>
          <w:szCs w:val="22"/>
          <w:lang w:val="en-US"/>
        </w:rPr>
        <w:t>(b)</w:t>
      </w:r>
      <w:r w:rsidR="00CE7C79" w:rsidRPr="00E41A72">
        <w:rPr>
          <w:rFonts w:ascii="Helvetica" w:hAnsi="Helvetica" w:cs="Helvetica"/>
          <w:sz w:val="22"/>
          <w:szCs w:val="22"/>
          <w:lang w:val="en-US"/>
        </w:rPr>
        <w:t xml:space="preserve"> winter moth</w:t>
      </w:r>
      <w:r w:rsidR="00092446" w:rsidRPr="00E41A72">
        <w:rPr>
          <w:rFonts w:ascii="Helvetica" w:hAnsi="Helvetica" w:cs="Helvetica"/>
          <w:sz w:val="22"/>
          <w:szCs w:val="22"/>
          <w:lang w:val="en-US"/>
        </w:rPr>
        <w:t xml:space="preserve"> and oak</w:t>
      </w:r>
    </w:p>
    <w:p w14:paraId="284B7E9A" w14:textId="77777777" w:rsidR="0094460A"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Visser and Holleman (2001)- descriptive model</w:t>
      </w:r>
    </w:p>
    <w:p w14:paraId="4BD06F61" w14:textId="73449583" w:rsidR="00CE7C79" w:rsidRPr="00E41A72" w:rsidRDefault="00CE7C7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Buse and Good 1996- temperature manipulation</w:t>
      </w:r>
    </w:p>
    <w:p w14:paraId="1858FF04" w14:textId="77777777" w:rsidR="0094460A" w:rsidRPr="00E41A72" w:rsidRDefault="0094460A" w:rsidP="0094460A">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Bauer et al. 2016- observational study 1961-2007 (Czeck)</w:t>
      </w:r>
    </w:p>
    <w:p w14:paraId="2928ABF1" w14:textId="6F6BF330" w:rsidR="0094460A" w:rsidRPr="00E41A72" w:rsidRDefault="00D2238B"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et al. 2003- </w:t>
      </w:r>
      <w:r w:rsidR="00440629" w:rsidRPr="00E41A72">
        <w:rPr>
          <w:rFonts w:ascii="Helvetica" w:hAnsi="Helvetica" w:cs="Helvetica"/>
          <w:sz w:val="22"/>
          <w:szCs w:val="22"/>
          <w:lang w:val="en-US"/>
        </w:rPr>
        <w:t xml:space="preserve">(1) effect of starvation: </w:t>
      </w:r>
      <w:r w:rsidRPr="00E41A72">
        <w:rPr>
          <w:rFonts w:ascii="Helvetica" w:hAnsi="Helvetica" w:cs="Helvetica"/>
          <w:sz w:val="22"/>
          <w:szCs w:val="22"/>
          <w:lang w:val="en-US"/>
        </w:rPr>
        <w:t>neonate were incubated without food for different periods of time</w:t>
      </w:r>
      <w:r w:rsidR="00440629" w:rsidRPr="00E41A72">
        <w:rPr>
          <w:rFonts w:ascii="Helvetica" w:hAnsi="Helvetica" w:cs="Helvetica"/>
          <w:sz w:val="22"/>
          <w:szCs w:val="22"/>
          <w:lang w:val="en-US"/>
        </w:rPr>
        <w:t>; (2) effect of declining foliage quality: manipulated hatch times</w:t>
      </w:r>
      <w:r w:rsidR="005D2EC5" w:rsidRPr="00E41A72">
        <w:rPr>
          <w:rFonts w:ascii="Helvetica" w:hAnsi="Helvetica" w:cs="Helvetica"/>
          <w:sz w:val="22"/>
          <w:szCs w:val="22"/>
          <w:lang w:val="en-US"/>
        </w:rPr>
        <w:t xml:space="preserve"> (Scotland)</w:t>
      </w:r>
      <w:r w:rsidR="00225192" w:rsidRPr="00E41A72">
        <w:rPr>
          <w:rFonts w:ascii="Helvetica" w:hAnsi="Helvetica" w:cs="Helvetica"/>
          <w:sz w:val="22"/>
          <w:szCs w:val="22"/>
          <w:lang w:val="en-US"/>
        </w:rPr>
        <w:t xml:space="preserve"> cohorts differed by 3-5 days; (3) time after budburst</w:t>
      </w:r>
    </w:p>
    <w:p w14:paraId="07AB2E53" w14:textId="2C116809" w:rsidR="00225192" w:rsidRPr="00E41A72" w:rsidRDefault="00225192"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Tikkanen </w:t>
      </w:r>
      <w:r w:rsidR="00C46747" w:rsidRPr="00E41A72">
        <w:rPr>
          <w:rFonts w:ascii="Helvetica" w:hAnsi="Helvetica" w:cs="Helvetica"/>
          <w:sz w:val="22"/>
          <w:szCs w:val="22"/>
          <w:lang w:val="en-US"/>
        </w:rPr>
        <w:t xml:space="preserve">and Lyytikainen-Saarenmaa </w:t>
      </w:r>
      <w:r w:rsidRPr="00E41A72">
        <w:rPr>
          <w:rFonts w:ascii="Helvetica" w:hAnsi="Helvetica" w:cs="Helvetica"/>
          <w:sz w:val="22"/>
          <w:szCs w:val="22"/>
          <w:lang w:val="en-US"/>
        </w:rPr>
        <w:t xml:space="preserve">2002- </w:t>
      </w:r>
      <w:r w:rsidR="00DC1855" w:rsidRPr="00E41A72">
        <w:rPr>
          <w:rFonts w:ascii="Helvetica" w:hAnsi="Helvetica" w:cs="Helvetica"/>
          <w:sz w:val="22"/>
          <w:szCs w:val="22"/>
          <w:lang w:val="en-US"/>
        </w:rPr>
        <w:t xml:space="preserve">compared hatching dates between populations, and looked at effect of foliage </w:t>
      </w:r>
      <w:r w:rsidR="007350CC" w:rsidRPr="00E41A72">
        <w:rPr>
          <w:rFonts w:ascii="Helvetica" w:hAnsi="Helvetica" w:cs="Helvetica"/>
          <w:sz w:val="22"/>
          <w:szCs w:val="22"/>
          <w:lang w:val="en-US"/>
        </w:rPr>
        <w:t>(Finland and Sweden)</w:t>
      </w:r>
    </w:p>
    <w:p w14:paraId="4A35F247" w14:textId="43B47078" w:rsidR="006A340E" w:rsidRPr="00E41A72" w:rsidRDefault="006A340E"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Tikk</w:t>
      </w:r>
      <w:r w:rsidR="00B52EC6" w:rsidRPr="00E41A72">
        <w:rPr>
          <w:rFonts w:ascii="Helvetica" w:hAnsi="Helvetica" w:cs="Helvetica"/>
          <w:sz w:val="22"/>
          <w:szCs w:val="22"/>
          <w:lang w:val="en-US"/>
        </w:rPr>
        <w:t>anen and Julkunen-Tutto (2003)</w:t>
      </w:r>
      <w:r w:rsidR="00A86722" w:rsidRPr="00E41A72">
        <w:rPr>
          <w:rFonts w:ascii="Helvetica" w:hAnsi="Helvetica" w:cs="Helvetica"/>
          <w:sz w:val="22"/>
          <w:szCs w:val="22"/>
          <w:lang w:val="en-US"/>
        </w:rPr>
        <w:t>- neonates reared without food for different periods of time</w:t>
      </w:r>
      <w:r w:rsidR="00B52EC6" w:rsidRPr="00E41A72">
        <w:rPr>
          <w:rFonts w:ascii="Helvetica" w:hAnsi="Helvetica" w:cs="Helvetica"/>
          <w:sz w:val="22"/>
          <w:szCs w:val="22"/>
          <w:lang w:val="en-US"/>
        </w:rPr>
        <w:t xml:space="preserve"> (HMK038)</w:t>
      </w:r>
    </w:p>
    <w:p w14:paraId="4B1D20D1" w14:textId="3780C878" w:rsidR="00536A39" w:rsidRPr="00E41A72" w:rsidRDefault="00536A3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 Dongen 1997</w:t>
      </w:r>
    </w:p>
    <w:p w14:paraId="56B2EBCD" w14:textId="3D696315" w:rsidR="004A518A" w:rsidRPr="00E41A72" w:rsidRDefault="004A518A"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VanAsch and Visser- data in Figure 2- synchrony- 1996-2005 from netherlands</w:t>
      </w:r>
    </w:p>
    <w:p w14:paraId="1A0A8544" w14:textId="77777777" w:rsidR="00E6157A" w:rsidRPr="00E41A72" w:rsidRDefault="00586DCC"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Hunter 1990- </w:t>
      </w:r>
      <w:r w:rsidR="00542DA2" w:rsidRPr="00E41A72">
        <w:rPr>
          <w:rFonts w:ascii="Helvetica" w:hAnsi="Helvetica" w:cs="Helvetica"/>
          <w:sz w:val="22"/>
          <w:szCs w:val="22"/>
          <w:lang w:val="en-US"/>
        </w:rPr>
        <w:t>neonate larva do not tolerate starvation for long periods (2-5 days)</w:t>
      </w:r>
    </w:p>
    <w:p w14:paraId="6025A714" w14:textId="20A753FA" w:rsidR="00505950" w:rsidRPr="00E41A72" w:rsidRDefault="00505950" w:rsidP="00505950">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 xml:space="preserve">Check: </w:t>
      </w:r>
      <w:r w:rsidRPr="00E41A72">
        <w:rPr>
          <w:rFonts w:ascii="Helvetica" w:eastAsia="Times New Roman" w:hAnsi="Helvetica" w:cs="Times New Roman"/>
          <w:color w:val="333333"/>
          <w:sz w:val="22"/>
          <w:szCs w:val="22"/>
          <w:shd w:val="clear" w:color="auto" w:fill="F7FBFE"/>
        </w:rPr>
        <w:t>Crawley MJ, Akhteruzzaman M (1988) Individual variation in the phenology of oak trees and its consequences for herbivorous insects. Funct Ecol 2:409–415</w:t>
      </w:r>
    </w:p>
    <w:p w14:paraId="26E10994" w14:textId="7CF48D04" w:rsidR="00505950" w:rsidRPr="00E41A72" w:rsidRDefault="00BB2D09" w:rsidP="00694F59">
      <w:pPr>
        <w:pStyle w:val="ListParagraph"/>
        <w:numPr>
          <w:ilvl w:val="0"/>
          <w:numId w:val="19"/>
        </w:numPr>
        <w:rPr>
          <w:rFonts w:ascii="Helvetica" w:hAnsi="Helvetica" w:cs="Helvetica"/>
          <w:sz w:val="22"/>
          <w:szCs w:val="22"/>
          <w:lang w:val="en-US"/>
        </w:rPr>
      </w:pPr>
      <w:r w:rsidRPr="00E41A72">
        <w:rPr>
          <w:rFonts w:ascii="Helvetica" w:hAnsi="Helvetica" w:cs="Helvetica"/>
          <w:sz w:val="22"/>
          <w:szCs w:val="22"/>
          <w:lang w:val="en-US"/>
        </w:rPr>
        <w:t>Check: Salis et a. 2017</w:t>
      </w:r>
    </w:p>
    <w:p w14:paraId="2A1FCEB1" w14:textId="77777777" w:rsidR="00CE7C79" w:rsidRPr="00E41A72" w:rsidRDefault="00CE7C79" w:rsidP="00694F59">
      <w:pPr>
        <w:rPr>
          <w:rFonts w:ascii="Helvetica" w:hAnsi="Helvetica" w:cs="Helvetica"/>
          <w:sz w:val="22"/>
          <w:szCs w:val="22"/>
          <w:lang w:val="en-US"/>
        </w:rPr>
      </w:pPr>
    </w:p>
    <w:p w14:paraId="4F249C0B" w14:textId="72A76323" w:rsidR="006B4035" w:rsidRPr="00E41A72" w:rsidRDefault="006B4035">
      <w:pPr>
        <w:rPr>
          <w:rFonts w:ascii="Helvetica" w:hAnsi="Helvetica"/>
          <w:sz w:val="22"/>
          <w:szCs w:val="22"/>
        </w:rPr>
      </w:pPr>
      <w:r w:rsidRPr="00E41A72">
        <w:rPr>
          <w:rFonts w:ascii="Helvetica" w:hAnsi="Helvetica"/>
          <w:sz w:val="22"/>
          <w:szCs w:val="22"/>
        </w:rPr>
        <w:br w:type="page"/>
      </w:r>
    </w:p>
    <w:p w14:paraId="1A931939" w14:textId="3834F543" w:rsidR="00404F39" w:rsidRPr="00E41A72" w:rsidRDefault="006B4035" w:rsidP="00694F59">
      <w:pPr>
        <w:rPr>
          <w:rFonts w:ascii="Helvetica" w:hAnsi="Helvetica"/>
          <w:sz w:val="22"/>
          <w:szCs w:val="22"/>
        </w:rPr>
      </w:pPr>
      <w:r w:rsidRPr="00E41A72">
        <w:rPr>
          <w:rFonts w:ascii="Helvetica" w:hAnsi="Helvetica"/>
          <w:sz w:val="22"/>
          <w:szCs w:val="22"/>
        </w:rPr>
        <w:t>Figure 1.</w:t>
      </w:r>
    </w:p>
    <w:p w14:paraId="183B5B94" w14:textId="5D72AA3A" w:rsidR="006B4035" w:rsidRPr="00E41A72" w:rsidRDefault="006B4035" w:rsidP="00694F59">
      <w:pPr>
        <w:rPr>
          <w:rFonts w:ascii="Helvetica" w:hAnsi="Helvetica"/>
          <w:sz w:val="22"/>
          <w:szCs w:val="22"/>
        </w:rPr>
      </w:pPr>
      <w:r w:rsidRPr="00E41A72">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Pr="00E41A72" w:rsidRDefault="00687053">
      <w:pPr>
        <w:rPr>
          <w:rFonts w:ascii="Helvetica" w:hAnsi="Helvetica"/>
          <w:sz w:val="22"/>
          <w:szCs w:val="22"/>
        </w:rPr>
      </w:pPr>
      <w:r w:rsidRPr="00E41A72">
        <w:rPr>
          <w:rFonts w:ascii="Helvetica" w:hAnsi="Helvetica"/>
          <w:sz w:val="22"/>
          <w:szCs w:val="22"/>
        </w:rPr>
        <w:br w:type="page"/>
      </w:r>
    </w:p>
    <w:p w14:paraId="1CDB4A02" w14:textId="20C214E2" w:rsidR="00687053" w:rsidRPr="00E41A72" w:rsidRDefault="00687053" w:rsidP="00694F59">
      <w:pPr>
        <w:rPr>
          <w:rFonts w:ascii="Helvetica" w:hAnsi="Helvetica"/>
          <w:sz w:val="22"/>
          <w:szCs w:val="22"/>
        </w:rPr>
      </w:pPr>
      <w:r w:rsidRPr="00E41A72">
        <w:rPr>
          <w:rFonts w:ascii="Helvetica" w:hAnsi="Helvetica"/>
          <w:sz w:val="22"/>
          <w:szCs w:val="22"/>
        </w:rPr>
        <w:t>Figure 2.</w:t>
      </w:r>
    </w:p>
    <w:p w14:paraId="23B2E32E" w14:textId="182B0A40"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Pr="00E41A72" w:rsidRDefault="00687053">
      <w:pPr>
        <w:rPr>
          <w:rFonts w:ascii="Helvetica" w:hAnsi="Helvetica"/>
          <w:sz w:val="22"/>
          <w:szCs w:val="22"/>
        </w:rPr>
      </w:pPr>
      <w:r w:rsidRPr="00E41A72">
        <w:rPr>
          <w:rFonts w:ascii="Helvetica" w:hAnsi="Helvetica"/>
          <w:sz w:val="22"/>
          <w:szCs w:val="22"/>
        </w:rPr>
        <w:br w:type="page"/>
      </w:r>
    </w:p>
    <w:p w14:paraId="52A5657C" w14:textId="7DC211F3" w:rsidR="00687053" w:rsidRPr="00E41A72" w:rsidRDefault="00687053" w:rsidP="00694F59">
      <w:pPr>
        <w:rPr>
          <w:rFonts w:ascii="Helvetica" w:hAnsi="Helvetica"/>
          <w:sz w:val="22"/>
          <w:szCs w:val="22"/>
        </w:rPr>
      </w:pPr>
      <w:r w:rsidRPr="00E41A72">
        <w:rPr>
          <w:rFonts w:ascii="Helvetica" w:hAnsi="Helvetica"/>
          <w:sz w:val="22"/>
          <w:szCs w:val="22"/>
        </w:rPr>
        <w:t>Figure 3.</w:t>
      </w:r>
    </w:p>
    <w:p w14:paraId="2E333697" w14:textId="66A05F7F" w:rsidR="00687053" w:rsidRPr="00E41A72" w:rsidRDefault="00687053" w:rsidP="00694F59">
      <w:pPr>
        <w:rPr>
          <w:rFonts w:ascii="Helvetica" w:hAnsi="Helvetica"/>
          <w:sz w:val="22"/>
          <w:szCs w:val="22"/>
        </w:rPr>
      </w:pPr>
      <w:r w:rsidRPr="00E41A72">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E41A72" w:rsidSect="004F3534">
      <w:footerReference w:type="even" r:id="rId13"/>
      <w:footerReference w:type="default" r:id="rId14"/>
      <w:pgSz w:w="12240" w:h="15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Heather Kharouba" w:date="2018-10-25T12:15:00Z" w:initials="HK">
    <w:p w14:paraId="2B59F19F" w14:textId="410609F8" w:rsidR="00A06CD2" w:rsidRDefault="00A06CD2">
      <w:pPr>
        <w:pStyle w:val="CommentText"/>
      </w:pPr>
      <w:r>
        <w:rPr>
          <w:rStyle w:val="CommentReference"/>
        </w:rPr>
        <w:annotationRef/>
      </w:r>
      <w:r>
        <w:t>Do we need glossary?</w:t>
      </w:r>
    </w:p>
    <w:p w14:paraId="23A299D1" w14:textId="1B1B0E1F" w:rsidR="00A06CD2" w:rsidRDefault="00A06CD2">
      <w:pPr>
        <w:pStyle w:val="CommentText"/>
      </w:pPr>
      <w:r>
        <w:t>Potential terms to define:</w:t>
      </w:r>
    </w:p>
    <w:p w14:paraId="77F96BBD" w14:textId="731842A3" w:rsidR="00A06CD2" w:rsidRDefault="00A06CD2">
      <w:pPr>
        <w:pStyle w:val="CommentText"/>
      </w:pPr>
      <w:r w:rsidRPr="005A7BCC">
        <w:rPr>
          <w:b/>
        </w:rPr>
        <w:t>Mismatch</w:t>
      </w:r>
      <w:r>
        <w:t>- between interacting species, not with abiotic environment or intraspecifc, incorporates fitness</w:t>
      </w:r>
    </w:p>
    <w:p w14:paraId="035D1144" w14:textId="04C16B8B" w:rsidR="00A06CD2" w:rsidRPr="005A7BCC" w:rsidRDefault="00A06CD2">
      <w:pPr>
        <w:pStyle w:val="CommentText"/>
        <w:rPr>
          <w:b/>
        </w:rPr>
      </w:pPr>
      <w:r w:rsidRPr="005A7BCC">
        <w:rPr>
          <w:b/>
        </w:rPr>
        <w:t>Synchrony</w:t>
      </w:r>
      <w:r>
        <w:rPr>
          <w:b/>
        </w:rPr>
        <w:t xml:space="preserve">- </w:t>
      </w:r>
      <w:r w:rsidRPr="00E270DB">
        <w:t>does not incorporate fitness</w:t>
      </w:r>
    </w:p>
    <w:p w14:paraId="61CE5491" w14:textId="438F240E" w:rsidR="00A06CD2" w:rsidRDefault="00A06CD2">
      <w:pPr>
        <w:pStyle w:val="CommentText"/>
      </w:pPr>
      <w:r w:rsidRPr="005A7BCC">
        <w:rPr>
          <w:b/>
        </w:rPr>
        <w:t>Asynchrony</w:t>
      </w:r>
      <w:r>
        <w:t xml:space="preserve"> (singer and parmesan)</w:t>
      </w:r>
    </w:p>
    <w:p w14:paraId="61B379AE" w14:textId="32B5CC32" w:rsidR="00A06CD2" w:rsidRPr="005A7BCC" w:rsidRDefault="00A06CD2">
      <w:pPr>
        <w:pStyle w:val="CommentText"/>
        <w:rPr>
          <w:b/>
        </w:rPr>
      </w:pPr>
      <w:r w:rsidRPr="005A7BCC">
        <w:rPr>
          <w:b/>
        </w:rPr>
        <w:t>Baseline</w:t>
      </w:r>
    </w:p>
    <w:p w14:paraId="033F3E94" w14:textId="237B78AD" w:rsidR="00A06CD2" w:rsidRPr="005A7BCC" w:rsidRDefault="00A06CD2">
      <w:pPr>
        <w:pStyle w:val="CommentText"/>
        <w:rPr>
          <w:b/>
        </w:rPr>
      </w:pPr>
      <w:r w:rsidRPr="005A7BCC">
        <w:rPr>
          <w:b/>
        </w:rPr>
        <w:t>stationarity</w:t>
      </w:r>
    </w:p>
    <w:p w14:paraId="1FB9529A" w14:textId="0E55206E" w:rsidR="00A06CD2" w:rsidRDefault="00A06CD2">
      <w:pPr>
        <w:pStyle w:val="CommentText"/>
      </w:pPr>
      <w:r w:rsidRPr="005A7BCC">
        <w:rPr>
          <w:b/>
        </w:rPr>
        <w:t>mechanism</w:t>
      </w:r>
      <w:r>
        <w:t xml:space="preserve"> (ecological pathways to produce the curve)</w:t>
      </w:r>
    </w:p>
    <w:p w14:paraId="670A327B" w14:textId="5B4C3479" w:rsidR="00A06CD2" w:rsidRPr="005A7BCC" w:rsidRDefault="00A06CD2">
      <w:pPr>
        <w:pStyle w:val="CommentText"/>
        <w:rPr>
          <w:b/>
        </w:rPr>
      </w:pPr>
      <w:r w:rsidRPr="005A7BCC">
        <w:rPr>
          <w:b/>
        </w:rPr>
        <w:t>life-history theory</w:t>
      </w:r>
    </w:p>
    <w:p w14:paraId="0D3F9538" w14:textId="1585E977" w:rsidR="00A06CD2" w:rsidRPr="005A7BCC" w:rsidRDefault="00A06CD2">
      <w:pPr>
        <w:pStyle w:val="CommentText"/>
        <w:rPr>
          <w:b/>
        </w:rPr>
      </w:pPr>
      <w:r w:rsidRPr="005A7BCC">
        <w:rPr>
          <w:b/>
        </w:rPr>
        <w:t>food web theory</w:t>
      </w:r>
    </w:p>
  </w:comment>
  <w:comment w:id="0" w:author="Elizabeth Wolkovich" w:date="2018-10-28T21:53:00Z" w:initials="EW">
    <w:p w14:paraId="580A0F53" w14:textId="77AA7E3A" w:rsidR="00A06CD2" w:rsidRDefault="00A06CD2">
      <w:pPr>
        <w:pStyle w:val="CommentText"/>
      </w:pPr>
      <w:r>
        <w:rPr>
          <w:rStyle w:val="CommentReference"/>
        </w:rPr>
        <w:annotationRef/>
      </w:r>
      <w:r>
        <w:t xml:space="preserve">I think a glossary would be be great, if the journal we pick allows one. </w:t>
      </w:r>
    </w:p>
  </w:comment>
  <w:comment w:id="2" w:author="Elizabeth Wolkovich" w:date="2018-10-28T21:57:00Z" w:initials="EW">
    <w:p w14:paraId="3191E6AB" w14:textId="20D77532" w:rsidR="00A06CD2" w:rsidRDefault="00A06CD2">
      <w:pPr>
        <w:pStyle w:val="CommentText"/>
      </w:pPr>
      <w:r>
        <w:rPr>
          <w:rStyle w:val="CommentReference"/>
        </w:rPr>
        <w:annotationRef/>
      </w:r>
      <w:r>
        <w:t>I don’t think we want to get into the rate of shifts? Or maybe we do but isn’t that sort of like acceleration versus velocity? I think we just want velocity.</w:t>
      </w:r>
    </w:p>
  </w:comment>
  <w:comment w:id="5" w:author="Elizabeth Wolkovich" w:date="2018-10-28T21:58:00Z" w:initials="EW">
    <w:p w14:paraId="1DC3B4A2" w14:textId="424B954A" w:rsidR="00A06CD2" w:rsidRDefault="00A06CD2">
      <w:pPr>
        <w:pStyle w:val="CommentText"/>
      </w:pPr>
      <w:r>
        <w:rPr>
          <w:rStyle w:val="CommentReference"/>
        </w:rPr>
        <w:annotationRef/>
      </w:r>
      <w:r>
        <w:t>Can we condense in half?</w:t>
      </w:r>
    </w:p>
  </w:comment>
  <w:comment w:id="9" w:author="Elizabeth Wolkovich" w:date="2018-10-28T21:58:00Z" w:initials="EW">
    <w:p w14:paraId="361F2725" w14:textId="095AC232" w:rsidR="00A06CD2" w:rsidRDefault="00A06CD2">
      <w:pPr>
        <w:pStyle w:val="CommentText"/>
      </w:pPr>
      <w:r>
        <w:rPr>
          <w:rStyle w:val="CommentReference"/>
        </w:rPr>
        <w:annotationRef/>
      </w:r>
      <w:r>
        <w:t>Pick one?</w:t>
      </w:r>
    </w:p>
  </w:comment>
  <w:comment w:id="14" w:author="Heather Kharouba" w:date="2018-10-16T15:54:00Z" w:initials="HK">
    <w:p w14:paraId="2D2501CD" w14:textId="71898295" w:rsidR="00A06CD2" w:rsidRDefault="00A06CD2">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13" w:author="Elizabeth Wolkovich" w:date="2018-10-28T21:58:00Z" w:initials="EW">
    <w:p w14:paraId="140946A8" w14:textId="19368A58" w:rsidR="00A06CD2" w:rsidRDefault="00A06CD2">
      <w:pPr>
        <w:pStyle w:val="CommentText"/>
      </w:pPr>
      <w:r>
        <w:rPr>
          <w:rStyle w:val="CommentReference"/>
        </w:rPr>
        <w:annotationRef/>
      </w:r>
      <w:r>
        <w:t>Cut?</w:t>
      </w:r>
    </w:p>
  </w:comment>
  <w:comment w:id="19" w:author="Heather Kharouba" w:date="2018-10-25T10:09:00Z" w:initials="HK">
    <w:p w14:paraId="52D14C41" w14:textId="0CC613F6" w:rsidR="00A06CD2" w:rsidRDefault="00A06CD2">
      <w:pPr>
        <w:pStyle w:val="CommentText"/>
      </w:pPr>
      <w:r>
        <w:rPr>
          <w:rStyle w:val="CommentReference"/>
        </w:rPr>
        <w:annotationRef/>
      </w:r>
      <w:r>
        <w:t>need to define</w:t>
      </w:r>
    </w:p>
  </w:comment>
  <w:comment w:id="18" w:author="Elizabeth Wolkovich" w:date="2018-10-28T22:01:00Z" w:initials="EW">
    <w:p w14:paraId="3012A880" w14:textId="17A0B4D9" w:rsidR="00A06CD2" w:rsidRDefault="00A06CD2">
      <w:pPr>
        <w:pStyle w:val="CommentText"/>
      </w:pPr>
      <w:r>
        <w:rPr>
          <w:rStyle w:val="CommentReference"/>
        </w:rPr>
        <w:annotationRef/>
      </w:r>
      <w:r>
        <w:t xml:space="preserve">I think we could maybe simplify this: something along the lines of: We show how advances could come from clear definitions of baselines and direct tests of the underlying theory, when possible. </w:t>
      </w:r>
    </w:p>
  </w:comment>
  <w:comment w:id="20" w:author="Elizabeth Wolkovich" w:date="2018-10-28T21:59:00Z" w:initials="EW">
    <w:p w14:paraId="5A92E1CF" w14:textId="494B9780" w:rsidR="00A06CD2" w:rsidRDefault="00A06CD2">
      <w:pPr>
        <w:pStyle w:val="CommentText"/>
      </w:pPr>
      <w:r>
        <w:rPr>
          <w:rStyle w:val="CommentReference"/>
        </w:rPr>
        <w:annotationRef/>
      </w:r>
      <w:r>
        <w:t>Do we need this?</w:t>
      </w:r>
    </w:p>
  </w:comment>
  <w:comment w:id="21" w:author="Elizabeth Wolkovich" w:date="2018-10-28T22:01:00Z" w:initials="EW">
    <w:p w14:paraId="7A172D3C" w14:textId="73576747" w:rsidR="00A06CD2" w:rsidRDefault="00A06CD2">
      <w:pPr>
        <w:pStyle w:val="CommentText"/>
      </w:pPr>
      <w:r>
        <w:rPr>
          <w:rStyle w:val="CommentReference"/>
        </w:rPr>
        <w:annotationRef/>
      </w:r>
      <w:r>
        <w:t>Really nice – could go in abstract?</w:t>
      </w:r>
    </w:p>
  </w:comment>
  <w:comment w:id="22" w:author="Heather Kharouba" w:date="2018-10-25T15:17:00Z" w:initials="HK">
    <w:p w14:paraId="216B1735" w14:textId="695710E4" w:rsidR="00A06CD2" w:rsidRDefault="00A06CD2">
      <w:pPr>
        <w:pStyle w:val="CommentText"/>
      </w:pPr>
      <w:r>
        <w:rPr>
          <w:rStyle w:val="CommentReference"/>
        </w:rPr>
        <w:annotationRef/>
      </w:r>
      <w:r>
        <w:t>Not sure if this is needed</w:t>
      </w:r>
    </w:p>
  </w:comment>
  <w:comment w:id="23" w:author="Elizabeth Wolkovich" w:date="2018-10-28T21:54:00Z" w:initials="EW">
    <w:p w14:paraId="5D24C1B1" w14:textId="6DA1351F" w:rsidR="00A06CD2" w:rsidRDefault="00A06CD2">
      <w:pPr>
        <w:pStyle w:val="CommentText"/>
      </w:pPr>
      <w:r>
        <w:rPr>
          <w:rStyle w:val="CommentReference"/>
        </w:rPr>
        <w:annotationRef/>
      </w:r>
      <w:r>
        <w:t>I actually felt like the Cushing hypothesis came up too abruptly and perhaps too soon above (making the paper feel more specific than it is) so I would try to expand this here and cut/move mention of it from above.</w:t>
      </w:r>
    </w:p>
  </w:comment>
  <w:comment w:id="28" w:author="Heather Kharouba" w:date="2018-10-16T16:26:00Z" w:initials="HK">
    <w:p w14:paraId="019F0721" w14:textId="73557633" w:rsidR="00A06CD2" w:rsidRDefault="00A06CD2">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24" w:author="Elizabeth Wolkovich" w:date="2018-10-28T22:07:00Z" w:initials="EW">
    <w:p w14:paraId="592F8105" w14:textId="2F878AB5" w:rsidR="00A06CD2" w:rsidRDefault="00A06CD2">
      <w:pPr>
        <w:pStyle w:val="CommentText"/>
      </w:pPr>
      <w:r>
        <w:rPr>
          <w:rStyle w:val="CommentReference"/>
        </w:rPr>
        <w:annotationRef/>
      </w:r>
      <w:r>
        <w:t xml:space="preserve">Move down (before pre-climate change baseline) and shorten? Could maybe me a box or such depending on journal…some of this could go in captions or sup .. </w:t>
      </w:r>
    </w:p>
  </w:comment>
  <w:comment w:id="30" w:author="Heather Kharouba" w:date="2018-10-25T15:27:00Z" w:initials="HK">
    <w:p w14:paraId="638A7FC5" w14:textId="68F3988F" w:rsidR="00A06CD2" w:rsidRDefault="00A06CD2">
      <w:pPr>
        <w:pStyle w:val="CommentText"/>
        <w:rPr>
          <w:rFonts w:ascii="Helvetica" w:hAnsi="Helvetica" w:cs="Helvetica"/>
          <w:kern w:val="1"/>
          <w:sz w:val="22"/>
          <w:szCs w:val="22"/>
          <w:lang w:val="en-US"/>
        </w:rPr>
      </w:pPr>
      <w:r>
        <w:rPr>
          <w:rStyle w:val="CommentReference"/>
        </w:rPr>
        <w:annotationRef/>
      </w:r>
      <w:r>
        <w:rPr>
          <w:rFonts w:ascii="Helvetica" w:hAnsi="Helvetica" w:cs="Helvetica"/>
          <w:kern w:val="1"/>
          <w:sz w:val="22"/>
          <w:szCs w:val="22"/>
          <w:lang w:val="en-US"/>
        </w:rPr>
        <w:t xml:space="preserve">Lizzie: </w:t>
      </w:r>
      <w:r w:rsidRPr="00D80D37">
        <w:rPr>
          <w:rFonts w:ascii="Helvetica" w:hAnsi="Helvetica" w:cs="Helvetica"/>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64308661" w14:textId="77777777" w:rsidR="00A06CD2" w:rsidRDefault="00A06CD2">
      <w:pPr>
        <w:pStyle w:val="CommentText"/>
        <w:rPr>
          <w:rFonts w:ascii="Helvetica" w:hAnsi="Helvetica" w:cs="Helvetica"/>
          <w:kern w:val="1"/>
          <w:sz w:val="22"/>
          <w:szCs w:val="22"/>
          <w:lang w:val="en-US"/>
        </w:rPr>
      </w:pPr>
    </w:p>
    <w:p w14:paraId="02868EE6" w14:textId="638C70AC"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HK: I don’t have an answer yet… How do you see them being different?</w:t>
      </w:r>
    </w:p>
    <w:p w14:paraId="0D50614F" w14:textId="77777777" w:rsidR="00A06CD2" w:rsidRPr="00D80D37" w:rsidRDefault="00A06CD2">
      <w:pPr>
        <w:pStyle w:val="CommentText"/>
      </w:pPr>
    </w:p>
  </w:comment>
  <w:comment w:id="31" w:author="Elizabeth Wolkovich" w:date="2018-10-28T22:03:00Z" w:initials="EW">
    <w:p w14:paraId="2F4900CB" w14:textId="34E288F6" w:rsidR="00A06CD2" w:rsidRDefault="00A06CD2">
      <w:pPr>
        <w:pStyle w:val="CommentText"/>
      </w:pPr>
      <w:r>
        <w:rPr>
          <w:rStyle w:val="CommentReference"/>
        </w:rPr>
        <w:annotationRef/>
      </w:r>
      <w:r>
        <w:t>You’re more of an expert on this than me! That said, if you pinned me to a wall, I would say this here is a good definition – it’s life history theory that predicts a clear curve.</w:t>
      </w:r>
    </w:p>
  </w:comment>
  <w:comment w:id="29" w:author="Elizabeth Wolkovich" w:date="2018-10-28T22:04:00Z" w:initials="EW">
    <w:p w14:paraId="3E2AC032" w14:textId="1067B0E6" w:rsidR="00A06CD2" w:rsidRDefault="00A06CD2">
      <w:pPr>
        <w:pStyle w:val="CommentText"/>
      </w:pPr>
      <w:r>
        <w:rPr>
          <w:rStyle w:val="CommentReference"/>
        </w:rPr>
        <w:annotationRef/>
      </w:r>
      <w:r>
        <w:t>I like this!</w:t>
      </w:r>
    </w:p>
  </w:comment>
  <w:comment w:id="36" w:author="Heather Kharouba" w:date="2018-10-25T15:17:00Z" w:initials="HK">
    <w:p w14:paraId="514D8436" w14:textId="533D96BB" w:rsidR="00A06CD2" w:rsidRDefault="00A06CD2">
      <w:pPr>
        <w:pStyle w:val="CommentText"/>
      </w:pPr>
      <w:r>
        <w:rPr>
          <w:rStyle w:val="CommentReference"/>
        </w:rPr>
        <w:annotationRef/>
      </w:r>
      <w:r>
        <w:t>I should look up details again</w:t>
      </w:r>
    </w:p>
  </w:comment>
  <w:comment w:id="38" w:author="Elizabeth Wolkovich" w:date="2018-10-28T22:39:00Z" w:initials="EW">
    <w:p w14:paraId="6264D193" w14:textId="17F12F54" w:rsidR="007C5E78" w:rsidRDefault="007C5E78">
      <w:pPr>
        <w:pStyle w:val="CommentText"/>
      </w:pPr>
      <w:r>
        <w:rPr>
          <w:rStyle w:val="CommentReference"/>
        </w:rPr>
        <w:annotationRef/>
      </w:r>
      <w:r>
        <w:t>Current form of MS makes me feel like the fundamental theory section should come first. Then move onto baselines</w:t>
      </w:r>
      <w:r w:rsidR="007004FF">
        <w:t>?</w:t>
      </w:r>
    </w:p>
  </w:comment>
  <w:comment w:id="37" w:author="Elizabeth Wolkovich" w:date="2018-10-28T22:07:00Z" w:initials="EW">
    <w:p w14:paraId="1C0420B2" w14:textId="18579885" w:rsidR="00A06CD2" w:rsidRDefault="00A06CD2">
      <w:pPr>
        <w:pStyle w:val="CommentText"/>
      </w:pPr>
      <w:r>
        <w:rPr>
          <w:rStyle w:val="CommentReference"/>
        </w:rPr>
        <w:annotationRef/>
      </w:r>
      <w:r>
        <w:t>I think here in a sentence or two you could write: To put our points in context we reviewed the literature. …</w:t>
      </w:r>
    </w:p>
  </w:comment>
  <w:comment w:id="40" w:author="Heather Kharouba" w:date="2018-10-25T10:59:00Z" w:initials="HK">
    <w:p w14:paraId="40BB7CAD" w14:textId="3EE5451B" w:rsidR="00A06CD2" w:rsidRDefault="00A06CD2">
      <w:pPr>
        <w:pStyle w:val="CommentText"/>
      </w:pPr>
      <w:r>
        <w:rPr>
          <w:rStyle w:val="CommentReference"/>
        </w:rPr>
        <w:annotationRef/>
      </w:r>
      <w:r>
        <w:t>Would an acronym help?</w:t>
      </w:r>
    </w:p>
  </w:comment>
  <w:comment w:id="39" w:author="Elizabeth Wolkovich" w:date="2018-10-28T22:06:00Z" w:initials="EW">
    <w:p w14:paraId="76E73B1B" w14:textId="7814DE03" w:rsidR="00A06CD2" w:rsidRDefault="00A06CD2">
      <w:pPr>
        <w:pStyle w:val="CommentText"/>
      </w:pPr>
      <w:r>
        <w:rPr>
          <w:rStyle w:val="CommentReference"/>
        </w:rPr>
        <w:annotationRef/>
      </w:r>
      <w:r>
        <w:t xml:space="preserve">I personally avoid acronyms unless critical. In this case lots of people talk about ‘pre-climate change baselines’ so I am not sure why we would be the ones to acronymize it. </w:t>
      </w:r>
    </w:p>
  </w:comment>
  <w:comment w:id="41" w:author="Elizabeth Wolkovich" w:date="2018-10-28T22:06:00Z" w:initials="EW">
    <w:p w14:paraId="7F4B9C37" w14:textId="32421E9D" w:rsidR="00A06CD2" w:rsidRDefault="00A06CD2">
      <w:pPr>
        <w:pStyle w:val="CommentText"/>
      </w:pPr>
      <w:r>
        <w:rPr>
          <w:rStyle w:val="CommentReference"/>
        </w:rPr>
        <w:annotationRef/>
      </w:r>
      <w:r>
        <w:t>Is this a commonly used definition of a baseline?</w:t>
      </w:r>
    </w:p>
  </w:comment>
  <w:comment w:id="42" w:author="Elizabeth Wolkovich" w:date="2018-10-28T22:10:00Z" w:initials="EW">
    <w:p w14:paraId="31CDEB89" w14:textId="20EB88C9" w:rsidR="00A06CD2" w:rsidRDefault="00A06CD2">
      <w:pPr>
        <w:pStyle w:val="CommentText"/>
      </w:pPr>
      <w:r>
        <w:rPr>
          <w:rStyle w:val="CommentReference"/>
        </w:rPr>
        <w:annotationRef/>
      </w:r>
      <w:r>
        <w:t>Should we say what they are: attribution to CC and fundamental tests of theory?</w:t>
      </w:r>
    </w:p>
  </w:comment>
  <w:comment w:id="44" w:author="Heather Kharouba" w:date="2018-10-25T10:32:00Z" w:initials="HK">
    <w:p w14:paraId="6AC301FA" w14:textId="722CD965" w:rsidR="00A06CD2" w:rsidRDefault="00A06CD2">
      <w:pPr>
        <w:pStyle w:val="CommentText"/>
      </w:pPr>
      <w:r>
        <w:rPr>
          <w:rStyle w:val="CommentReference"/>
        </w:rPr>
        <w:annotationRef/>
      </w:r>
      <w:r>
        <w:t>AO001 actually compares relationship for two different time periods 1973-2001 vs. 1983-2001 but by coincidence due to data availability, not due to climate change</w:t>
      </w:r>
    </w:p>
  </w:comment>
  <w:comment w:id="46" w:author="Elizabeth Wolkovich" w:date="2018-10-28T22:09:00Z" w:initials="EW">
    <w:p w14:paraId="6ECB526C" w14:textId="2138B50A" w:rsidR="00A06CD2" w:rsidRDefault="00A06CD2">
      <w:pPr>
        <w:pStyle w:val="CommentText"/>
      </w:pPr>
      <w:r>
        <w:rPr>
          <w:rStyle w:val="CommentReference"/>
        </w:rPr>
        <w:annotationRef/>
      </w:r>
      <w:r>
        <w:t>Or some other driver, like nutrient enrichment in lakes, which started well before 1980.  So this is a spot where a baseline may rule out climate change AND suggest other drivers…</w:t>
      </w:r>
    </w:p>
  </w:comment>
  <w:comment w:id="47" w:author="Heather Kharouba" w:date="2018-10-25T13:29:00Z" w:initials="HK">
    <w:p w14:paraId="1408F0EC" w14:textId="066E8661" w:rsidR="00A06CD2" w:rsidRDefault="00A06CD2">
      <w:pPr>
        <w:pStyle w:val="CommentText"/>
      </w:pPr>
      <w:r>
        <w:rPr>
          <w:rStyle w:val="CommentReference"/>
        </w:rPr>
        <w:annotationRef/>
      </w:r>
      <w:r>
        <w:t>Also, Lof et al. 2012</w:t>
      </w:r>
    </w:p>
  </w:comment>
  <w:comment w:id="45" w:author="Elizabeth Wolkovich" w:date="2018-10-28T22:12:00Z" w:initials="EW">
    <w:p w14:paraId="3FCB26CB" w14:textId="2B1817F9" w:rsidR="007C4E7A" w:rsidRDefault="007C4E7A">
      <w:pPr>
        <w:pStyle w:val="CommentText"/>
      </w:pPr>
      <w:r>
        <w:rPr>
          <w:rStyle w:val="CommentReference"/>
        </w:rPr>
        <w:annotationRef/>
      </w:r>
      <w:r>
        <w:t>These are three very good points. I think we can sharpen them up and introduce them better eventually, but really good!</w:t>
      </w:r>
    </w:p>
  </w:comment>
  <w:comment w:id="48" w:author="Elizabeth Wolkovich" w:date="2018-10-28T22:30:00Z" w:initials="EW">
    <w:p w14:paraId="23BE8AC5" w14:textId="3CA8152A" w:rsidR="00BF2BB1" w:rsidRDefault="00BF2BB1">
      <w:pPr>
        <w:pStyle w:val="CommentText"/>
      </w:pPr>
      <w:r>
        <w:rPr>
          <w:rStyle w:val="CommentReference"/>
        </w:rPr>
        <w:annotationRef/>
      </w:r>
      <w:r>
        <w:t>Do we really get into this below?</w:t>
      </w:r>
    </w:p>
  </w:comment>
  <w:comment w:id="54" w:author="Heather Kharouba" w:date="2018-10-25T11:09:00Z" w:initials="HK">
    <w:p w14:paraId="4BBDBC0A" w14:textId="031D6E52" w:rsidR="00A06CD2" w:rsidRDefault="00A06CD2">
      <w:pPr>
        <w:pStyle w:val="CommentText"/>
      </w:pPr>
      <w:r>
        <w:rPr>
          <w:rStyle w:val="CommentReference"/>
        </w:rPr>
        <w:annotationRef/>
      </w:r>
      <w:r>
        <w:t>Just limit to phenology?</w:t>
      </w:r>
    </w:p>
  </w:comment>
  <w:comment w:id="55" w:author="Elizabeth Wolkovich" w:date="2018-10-28T22:26:00Z" w:initials="EW">
    <w:p w14:paraId="26F9305C" w14:textId="42B4A976" w:rsidR="000F794E" w:rsidRDefault="000F794E">
      <w:pPr>
        <w:pStyle w:val="CommentText"/>
      </w:pPr>
      <w:r>
        <w:rPr>
          <w:rStyle w:val="CommentReference"/>
        </w:rPr>
        <w:annotationRef/>
      </w:r>
      <w:r>
        <w:t xml:space="preserve">No, lots of studies of photosynthesis etc. are direct. </w:t>
      </w:r>
    </w:p>
  </w:comment>
  <w:comment w:id="58" w:author="Heather Kharouba" w:date="2018-10-28T22:28:00Z" w:initials="HK">
    <w:p w14:paraId="3C465D2D" w14:textId="7CB81D91" w:rsidR="00A06CD2" w:rsidRDefault="00A06CD2">
      <w:pPr>
        <w:pStyle w:val="CommentText"/>
      </w:pPr>
      <w:r>
        <w:rPr>
          <w:rStyle w:val="CommentReference"/>
        </w:rPr>
        <w:annotationRef/>
      </w:r>
      <w:r>
        <w:t>One thing that has struck in me in going back through the studies is that I think the mechanisms are split across ecosystem- aquatic vs. terrestrial. I’ll have to double check but I don’t think there are any terrestrial studies that even consider multiple factors influencing consumer fitness.  (RE001)</w:t>
      </w:r>
    </w:p>
    <w:p w14:paraId="2567E30C" w14:textId="19F35E89" w:rsidR="00A06CD2" w:rsidRDefault="00A06CD2">
      <w:pPr>
        <w:pStyle w:val="CommentText"/>
      </w:pPr>
      <w:r>
        <w:t>** We need to have a clear way of distinguishing a life history study from a food web theory study.</w:t>
      </w:r>
    </w:p>
    <w:p w14:paraId="41E62CA3" w14:textId="77777777" w:rsidR="000F794E" w:rsidRDefault="000F794E">
      <w:pPr>
        <w:pStyle w:val="CommentText"/>
      </w:pPr>
    </w:p>
    <w:p w14:paraId="19212A31" w14:textId="5A2FCE01" w:rsidR="000F794E" w:rsidRDefault="000F794E">
      <w:pPr>
        <w:pStyle w:val="CommentText"/>
      </w:pPr>
      <w:r>
        <w:t xml:space="preserve">EMW: Yes! Or a way to classifiy if they are not clear. </w:t>
      </w:r>
    </w:p>
  </w:comment>
  <w:comment w:id="59" w:author="Heather Kharouba" w:date="2018-10-25T11:39:00Z" w:initials="HK">
    <w:p w14:paraId="0F39172C" w14:textId="20853DF6" w:rsidR="00A06CD2" w:rsidRDefault="00A06CD2">
      <w:pPr>
        <w:pStyle w:val="CommentText"/>
      </w:pPr>
      <w:r>
        <w:rPr>
          <w:rStyle w:val="CommentReference"/>
        </w:rPr>
        <w:annotationRef/>
      </w:r>
      <w:r>
        <w:t>Should define</w:t>
      </w:r>
    </w:p>
  </w:comment>
  <w:comment w:id="60" w:author="Heather Kharouba" w:date="2018-10-25T12:01:00Z" w:initials="HK">
    <w:p w14:paraId="4F2FD4A7" w14:textId="372EB721" w:rsidR="00A06CD2" w:rsidRDefault="00A06CD2">
      <w:pPr>
        <w:pStyle w:val="CommentText"/>
      </w:pPr>
      <w:r>
        <w:rPr>
          <w:rStyle w:val="CommentReference"/>
        </w:rPr>
        <w:annotationRef/>
      </w:r>
      <w:r>
        <w:t>What about consumer</w:t>
      </w:r>
    </w:p>
  </w:comment>
  <w:comment w:id="61" w:author="Heather Kharouba" w:date="2018-10-18T16:46:00Z" w:initials="HK">
    <w:p w14:paraId="47CACBD2" w14:textId="7A7F12C4" w:rsidR="00A06CD2" w:rsidRDefault="00A06CD2">
      <w:pPr>
        <w:pStyle w:val="CommentText"/>
      </w:pPr>
      <w:r>
        <w:rPr>
          <w:rStyle w:val="CommentReference"/>
        </w:rPr>
        <w:annotationRef/>
      </w:r>
      <w:r>
        <w:t>I’m not sure any of our figures show this</w:t>
      </w:r>
    </w:p>
  </w:comment>
  <w:comment w:id="62" w:author="Elizabeth Wolkovich" w:date="2018-10-28T22:15:00Z" w:initials="EW">
    <w:p w14:paraId="6F5ABFC2" w14:textId="21AFDC85" w:rsidR="00DC3CE2" w:rsidRDefault="00DC3CE2">
      <w:pPr>
        <w:pStyle w:val="CommentText"/>
      </w:pPr>
      <w:r>
        <w:rPr>
          <w:rStyle w:val="CommentReference"/>
        </w:rPr>
        <w:annotationRef/>
      </w:r>
      <w:r>
        <w:t xml:space="preserve">Could cite the Shurin or Gruner meta-analysis papers here. </w:t>
      </w:r>
    </w:p>
  </w:comment>
  <w:comment w:id="64" w:author="Heather Kharouba" w:date="2018-10-25T11:25:00Z" w:initials="HK">
    <w:p w14:paraId="72547AEB" w14:textId="0B348E4F" w:rsidR="00A06CD2" w:rsidRDefault="00A06CD2">
      <w:pPr>
        <w:pStyle w:val="CommentText"/>
      </w:pPr>
      <w:r>
        <w:rPr>
          <w:rStyle w:val="CommentReference"/>
        </w:rPr>
        <w:annotationRef/>
      </w:r>
      <w:r>
        <w:t>Do you know of any studies? Same comment for citations in next sentence. The ones I’ve across so far in the lit review are about predicting the consumer’s peak (e.g. HMK049)</w:t>
      </w:r>
    </w:p>
  </w:comment>
  <w:comment w:id="63" w:author="Elizabeth Wolkovich" w:date="2018-10-28T22:18:00Z" w:initials="EW">
    <w:p w14:paraId="444CAF98" w14:textId="21797AE0" w:rsidR="004E4327" w:rsidRPr="002F38CE" w:rsidRDefault="004E4327" w:rsidP="007B28FE">
      <w:pPr>
        <w:widowControl w:val="0"/>
        <w:autoSpaceDE w:val="0"/>
        <w:autoSpaceDN w:val="0"/>
        <w:adjustRightInd w:val="0"/>
        <w:spacing w:after="240" w:line="440" w:lineRule="atLeast"/>
        <w:rPr>
          <w:rFonts w:ascii="Times Roman" w:hAnsi="Times Roman" w:cs="Times Roman"/>
          <w:color w:val="000000"/>
          <w:sz w:val="37"/>
          <w:szCs w:val="37"/>
          <w:lang w:val="en-US"/>
        </w:rPr>
      </w:pPr>
      <w:r>
        <w:rPr>
          <w:rStyle w:val="CommentReference"/>
        </w:rPr>
        <w:annotationRef/>
      </w:r>
      <w:r>
        <w:t xml:space="preserve">Check studies on algal blooms? I can ask Mary or Kathy if you cannot find any but I think it’s a basic tennet of some lake theory… </w:t>
      </w:r>
      <w:r w:rsidR="007B28FE">
        <w:t>One citations if Hampton et al. 2006 ‘</w:t>
      </w:r>
      <w:r w:rsidR="007B28FE">
        <w:rPr>
          <w:rFonts w:ascii="Times Roman" w:hAnsi="Times Roman" w:cs="Times Roman"/>
          <w:color w:val="000000"/>
          <w:sz w:val="37"/>
          <w:szCs w:val="37"/>
          <w:lang w:val="en-US"/>
        </w:rPr>
        <w:t>Coalescence in the Lake Washington story: Interaction strengths in a planktonic food web ‘ or refs therein which discusses</w:t>
      </w:r>
      <w:r w:rsidR="002F38CE">
        <w:rPr>
          <w:rFonts w:ascii="Times Roman" w:hAnsi="Times Roman" w:cs="Times Roman"/>
          <w:color w:val="000000"/>
          <w:sz w:val="37"/>
          <w:szCs w:val="37"/>
          <w:lang w:val="en-US"/>
        </w:rPr>
        <w:t xml:space="preserve"> </w:t>
      </w:r>
      <w:r w:rsidR="007B28FE">
        <w:rPr>
          <w:rFonts w:ascii="Times Roman" w:hAnsi="Times Roman" w:cs="Times Roman"/>
          <w:color w:val="000000"/>
          <w:sz w:val="37"/>
          <w:szCs w:val="37"/>
          <w:lang w:val="en-US"/>
        </w:rPr>
        <w:t xml:space="preserve">the arrival of Daphnia. </w:t>
      </w:r>
    </w:p>
  </w:comment>
  <w:comment w:id="66" w:author="Heather Kharouba" w:date="2018-10-18T16:51:00Z" w:initials="HK">
    <w:p w14:paraId="11C83B6F" w14:textId="725C278A" w:rsidR="00A06CD2" w:rsidRDefault="00A06CD2">
      <w:pPr>
        <w:pStyle w:val="CommentText"/>
      </w:pPr>
      <w:r>
        <w:rPr>
          <w:rStyle w:val="CommentReference"/>
        </w:rPr>
        <w:annotationRef/>
      </w:r>
      <w:r>
        <w:t>Measurements of?</w:t>
      </w:r>
    </w:p>
  </w:comment>
  <w:comment w:id="65" w:author="Heather Kharouba" w:date="2018-10-25T14:36:00Z" w:initials="HK">
    <w:p w14:paraId="4452F6FF" w14:textId="68E52463" w:rsidR="00A06CD2" w:rsidRDefault="00A06CD2">
      <w:pPr>
        <w:pStyle w:val="CommentText"/>
      </w:pPr>
      <w:r>
        <w:rPr>
          <w:rStyle w:val="CommentReference"/>
        </w:rPr>
        <w:annotationRef/>
      </w:r>
      <w:r>
        <w:t xml:space="preserve">I’ve changed things around here because near-all of these studies are collecting per capita data (only 2 haven’t so far), </w:t>
      </w:r>
      <w:r w:rsidRPr="00AE0773">
        <w:rPr>
          <w:u w:val="single"/>
        </w:rPr>
        <w:t>although</w:t>
      </w:r>
      <w:r>
        <w:t xml:space="preserve"> we could argue that they range considerably in the degree to which they actually measure fitness</w:t>
      </w:r>
    </w:p>
  </w:comment>
  <w:comment w:id="67" w:author="Heather Kharouba" w:date="2018-10-28T22:23:00Z" w:initials="HK">
    <w:p w14:paraId="04C6E424" w14:textId="544BBDBE" w:rsidR="00A06CD2" w:rsidRDefault="00A06CD2">
      <w:pPr>
        <w:pStyle w:val="CommentText"/>
        <w:rPr>
          <w:rFonts w:ascii="Helvetica" w:hAnsi="Helvetica" w:cs="Helvetica"/>
          <w:kern w:val="1"/>
          <w:sz w:val="22"/>
          <w:szCs w:val="22"/>
          <w:lang w:val="en-US"/>
        </w:rPr>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p w14:paraId="6632CB6E" w14:textId="77777777" w:rsidR="00A06CD2" w:rsidRDefault="00A06CD2">
      <w:pPr>
        <w:pStyle w:val="CommentText"/>
        <w:rPr>
          <w:rFonts w:ascii="Helvetica" w:hAnsi="Helvetica" w:cs="Helvetica"/>
          <w:kern w:val="1"/>
          <w:sz w:val="22"/>
          <w:szCs w:val="22"/>
          <w:lang w:val="en-US"/>
        </w:rPr>
      </w:pPr>
    </w:p>
    <w:p w14:paraId="45B3164C" w14:textId="77777777" w:rsidR="00A06CD2" w:rsidRDefault="00A06CD2">
      <w:pPr>
        <w:pStyle w:val="CommentText"/>
        <w:rPr>
          <w:rFonts w:ascii="Helvetica" w:hAnsi="Helvetica" w:cs="Helvetica"/>
          <w:kern w:val="1"/>
          <w:sz w:val="22"/>
          <w:szCs w:val="22"/>
          <w:lang w:val="en-US"/>
        </w:rPr>
      </w:pPr>
    </w:p>
    <w:p w14:paraId="026B4B90" w14:textId="6E38A1C1"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 xml:space="preserve">HK- In stopping to think about ‘why’, I can think of—1) to test multiple mechanisms; 2) to gain a better understanding feedbacks between consumer and resource because in theory one should influence the other; 2) it’s also a step towards understanding the community impacts. Looks like we discussed it Oct 12 2017 but I think it was more in the context of food web theory and not life history </w:t>
      </w:r>
    </w:p>
    <w:p w14:paraId="58F3B5EF" w14:textId="77777777" w:rsidR="00A06CD2" w:rsidRDefault="00A06CD2">
      <w:pPr>
        <w:pStyle w:val="CommentText"/>
        <w:rPr>
          <w:rFonts w:ascii="Helvetica" w:hAnsi="Helvetica" w:cs="Helvetica"/>
          <w:kern w:val="1"/>
          <w:sz w:val="22"/>
          <w:szCs w:val="22"/>
          <w:lang w:val="en-US"/>
        </w:rPr>
      </w:pPr>
    </w:p>
    <w:p w14:paraId="0C7E9C14" w14:textId="15A1047A"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BUT this seems like we’re jumping ahead a couple of steps here, especially because the theory is based on the consumer. We can probably only make similar assumptions for the ‘resource’ in a mutualistic interaction which is only a subset of studies.</w:t>
      </w:r>
    </w:p>
    <w:p w14:paraId="5D3584D9" w14:textId="5DD67FC5" w:rsidR="00A06CD2" w:rsidRDefault="00A06CD2">
      <w:pPr>
        <w:pStyle w:val="CommentText"/>
        <w:rPr>
          <w:rFonts w:ascii="Helvetica" w:hAnsi="Helvetica" w:cs="Helvetica"/>
          <w:kern w:val="1"/>
          <w:sz w:val="22"/>
          <w:szCs w:val="22"/>
          <w:lang w:val="en-US"/>
        </w:rPr>
      </w:pPr>
      <w:r>
        <w:rPr>
          <w:rFonts w:ascii="Helvetica" w:hAnsi="Helvetica" w:cs="Helvetica"/>
          <w:kern w:val="1"/>
          <w:sz w:val="22"/>
          <w:szCs w:val="22"/>
          <w:lang w:val="en-US"/>
        </w:rPr>
        <w:t>SO perhaps we should drop point altogether?</w:t>
      </w:r>
    </w:p>
    <w:p w14:paraId="08F08CAD" w14:textId="61185515" w:rsidR="00525456" w:rsidRDefault="00525456">
      <w:pPr>
        <w:pStyle w:val="CommentText"/>
        <w:rPr>
          <w:rFonts w:ascii="Helvetica" w:hAnsi="Helvetica" w:cs="Helvetica"/>
          <w:kern w:val="1"/>
          <w:sz w:val="22"/>
          <w:szCs w:val="22"/>
          <w:lang w:val="en-US"/>
        </w:rPr>
      </w:pPr>
    </w:p>
    <w:p w14:paraId="7D84FE23" w14:textId="26709F32" w:rsidR="00525456" w:rsidRPr="002C761A" w:rsidRDefault="007004FF">
      <w:pPr>
        <w:pStyle w:val="CommentText"/>
      </w:pPr>
      <w:r>
        <w:rPr>
          <w:rFonts w:ascii="Helvetica" w:hAnsi="Helvetica" w:cs="Helvetica"/>
          <w:kern w:val="1"/>
          <w:sz w:val="22"/>
          <w:szCs w:val="22"/>
          <w:lang w:val="en-US"/>
        </w:rPr>
        <w:t xml:space="preserve">EMW: Which point? I think my WHY was 'why don't researchers collect data on resource and consumer.' Not critical that we say 'why' ... I just wondered. </w:t>
      </w:r>
    </w:p>
  </w:comment>
  <w:comment w:id="69" w:author="Elizabeth Wolkovich" w:date="2018-10-28T22:53:00Z" w:initials="EW">
    <w:p w14:paraId="7699F080" w14:textId="5CD7963B" w:rsidR="00EE5B7C" w:rsidRDefault="00EE5B7C">
      <w:pPr>
        <w:pStyle w:val="CommentText"/>
      </w:pPr>
      <w:r>
        <w:rPr>
          <w:rStyle w:val="CommentReference"/>
        </w:rPr>
        <w:annotationRef/>
      </w:r>
      <w:r>
        <w:t>We could also have added, even if you do find support, without testing other mechanisms you can’t tell what id driving relationship?</w:t>
      </w:r>
      <w:bookmarkStart w:id="70" w:name="_GoBack"/>
      <w:bookmarkEnd w:id="70"/>
    </w:p>
  </w:comment>
  <w:comment w:id="68" w:author="Elizabeth Wolkovich" w:date="2018-10-28T22:20:00Z" w:initials="EW">
    <w:p w14:paraId="50747057" w14:textId="0E48E218" w:rsidR="00226CF7" w:rsidRDefault="00226CF7">
      <w:pPr>
        <w:pStyle w:val="CommentText"/>
      </w:pPr>
      <w:r>
        <w:rPr>
          <w:rStyle w:val="CommentReference"/>
        </w:rPr>
        <w:annotationRef/>
      </w:r>
      <w:r>
        <w:t>I think I wrote these so I can say they are repetitive, we should be able to cut down to paragraph …..</w:t>
      </w:r>
    </w:p>
  </w:comment>
  <w:comment w:id="71" w:author="Heather Kharouba" w:date="2018-10-25T16:11:00Z" w:initials="HK">
    <w:p w14:paraId="1F9E77A6" w14:textId="6D60D36C" w:rsidR="00A06CD2" w:rsidRDefault="00A06CD2">
      <w:pPr>
        <w:pStyle w:val="CommentText"/>
      </w:pPr>
      <w:r>
        <w:rPr>
          <w:rStyle w:val="CommentReference"/>
        </w:rPr>
        <w:annotationRef/>
      </w:r>
      <w:r>
        <w:t xml:space="preserve"> Not sure if we should include this section in this paper (vs. meta-analysis one). Will require further development</w:t>
      </w:r>
    </w:p>
  </w:comment>
  <w:comment w:id="72" w:author="Heather Kharouba" w:date="2018-10-25T16:45:00Z" w:initials="HK">
    <w:p w14:paraId="3DDC0354" w14:textId="72F34B1F" w:rsidR="00A06CD2" w:rsidRDefault="00A06CD2">
      <w:pPr>
        <w:pStyle w:val="CommentText"/>
      </w:pPr>
      <w:r>
        <w:rPr>
          <w:rStyle w:val="CommentReference"/>
        </w:rPr>
        <w:annotationRef/>
      </w:r>
      <w:r>
        <w:t>Pulled from our PNAS appendix but I can numbers from studies reviewed here</w:t>
      </w:r>
    </w:p>
  </w:comment>
  <w:comment w:id="73" w:author="Heather Kharouba" w:date="2018-10-25T16:53:00Z" w:initials="HK">
    <w:p w14:paraId="4C8535FB" w14:textId="0BFE63AF" w:rsidR="00A06CD2" w:rsidRDefault="00A06CD2">
      <w:pPr>
        <w:pStyle w:val="CommentText"/>
      </w:pPr>
      <w:r>
        <w:rPr>
          <w:rStyle w:val="CommentReference"/>
        </w:rPr>
        <w:annotationRef/>
      </w:r>
      <w:r>
        <w:t xml:space="preserve">I’ve tried to limit our suggestions to only those related to baseline and mechanisms, IS, and excluded those related to putting studies on the same axis etc. (full list is now in ‘complete list of recommendations.docx’) Initially we put this list together with our ‘meta-analysis’ lens on. Most of our suggestions are now tangential to this paper, although will still be useful later. </w:t>
      </w:r>
    </w:p>
    <w:p w14:paraId="53D66430" w14:textId="77777777" w:rsidR="00A06CD2" w:rsidRDefault="00A06CD2">
      <w:pPr>
        <w:pStyle w:val="CommentText"/>
      </w:pPr>
    </w:p>
    <w:p w14:paraId="4489796F" w14:textId="3E82CD37" w:rsidR="00A06CD2" w:rsidRDefault="00A06CD2">
      <w:pPr>
        <w:pStyle w:val="CommentText"/>
      </w:pPr>
      <w:r>
        <w:t>I don’t think what we have anymore is a framework.</w:t>
      </w:r>
    </w:p>
    <w:p w14:paraId="48D2152A" w14:textId="77777777" w:rsidR="00A06CD2" w:rsidRDefault="00A06CD2">
      <w:pPr>
        <w:pStyle w:val="CommentText"/>
      </w:pPr>
    </w:p>
    <w:p w14:paraId="6969FDCD" w14:textId="7BCF9FA1" w:rsidR="00A06CD2" w:rsidRDefault="00A06CD2">
      <w:pPr>
        <w:pStyle w:val="CommentText"/>
      </w:pPr>
      <w:r>
        <w:t>This is also starting to seem redundant with points made above so perhaps could act more as a conclusions section.</w:t>
      </w:r>
    </w:p>
  </w:comment>
  <w:comment w:id="74" w:author="Elizabeth Wolkovich" w:date="2018-10-28T22:42:00Z" w:initials="EW">
    <w:p w14:paraId="66363FAD" w14:textId="10C3C520" w:rsidR="00B67514" w:rsidRDefault="00B67514">
      <w:pPr>
        <w:pStyle w:val="CommentText"/>
      </w:pPr>
      <w:r>
        <w:rPr>
          <w:rStyle w:val="CommentReference"/>
        </w:rPr>
        <w:annotationRef/>
      </w:r>
      <w:r>
        <w:t xml:space="preserve">Yeah, I feel like we could re-do this into a more concluding section… pointing out what data are needed for testing fundamental hypotheses and what more is need to </w:t>
      </w:r>
      <w:r w:rsidR="00FB3618">
        <w:t>link to CC.</w:t>
      </w:r>
    </w:p>
    <w:p w14:paraId="0D54A662" w14:textId="77777777" w:rsidR="007004FF" w:rsidRDefault="007004FF">
      <w:pPr>
        <w:pStyle w:val="CommentText"/>
      </w:pPr>
    </w:p>
    <w:p w14:paraId="34F613E4" w14:textId="65B5E086" w:rsidR="007004FF" w:rsidRDefault="007004FF">
      <w:pPr>
        <w:pStyle w:val="CommentText"/>
      </w:pPr>
      <w:r>
        <w:t xml:space="preserve">I also wonder if one way that would help us figure out how to streamline the paper is to decide on the few main points we want to make below and make sure they are clear from the above text …. </w:t>
      </w:r>
    </w:p>
  </w:comment>
  <w:comment w:id="75" w:author="Heather Kharouba" w:date="2018-10-25T16:38:00Z" w:initials="HK">
    <w:p w14:paraId="7A52E632" w14:textId="593D0CA3" w:rsidR="00A06CD2" w:rsidRDefault="00A06CD2">
      <w:pPr>
        <w:pStyle w:val="CommentText"/>
      </w:pPr>
      <w:r>
        <w:rPr>
          <w:rStyle w:val="CommentReference"/>
        </w:rPr>
        <w:annotationRef/>
      </w:r>
      <w:r>
        <w:t>To get at mechanism but needs to be flushed out.</w:t>
      </w:r>
    </w:p>
  </w:comment>
  <w:comment w:id="76" w:author="Heather Kharouba" w:date="2018-10-25T16:53:00Z" w:initials="HK">
    <w:p w14:paraId="02B59516" w14:textId="57E356D8" w:rsidR="00A06CD2" w:rsidRDefault="00A06CD2">
      <w:pPr>
        <w:pStyle w:val="CommentText"/>
      </w:pPr>
      <w:r>
        <w:rPr>
          <w:rStyle w:val="CommentReference"/>
        </w:rPr>
        <w:annotationRef/>
      </w:r>
      <w:r>
        <w:t>Not sure about this one. I don’t think it fits but seemed somewhat relevant to one of the (not stated) assumptions of the curve</w:t>
      </w:r>
    </w:p>
  </w:comment>
  <w:comment w:id="77" w:author="Heather Kharouba" w:date="2018-10-25T16:48:00Z" w:initials="HK">
    <w:p w14:paraId="57841442" w14:textId="7724C957" w:rsidR="00A06CD2" w:rsidRDefault="00A06CD2">
      <w:pPr>
        <w:pStyle w:val="CommentText"/>
      </w:pPr>
      <w:r>
        <w:rPr>
          <w:rStyle w:val="CommentReference"/>
        </w:rPr>
        <w:annotationRef/>
      </w:r>
      <w:r>
        <w:t>Will help with figuring out mechanism?</w:t>
      </w:r>
    </w:p>
  </w:comment>
  <w:comment w:id="78" w:author="Elizabeth Wolkovich" w:date="2018-10-28T22:24:00Z" w:initials="EW">
    <w:p w14:paraId="6D04E0E5" w14:textId="23C20DA9" w:rsidR="00DB05F7" w:rsidRDefault="00DB05F7">
      <w:pPr>
        <w:pStyle w:val="CommentText"/>
      </w:pPr>
      <w:r>
        <w:rPr>
          <w:rStyle w:val="CommentReference"/>
        </w:rPr>
        <w:annotationRef/>
      </w:r>
      <w:r>
        <w:t>Nice one!</w:t>
      </w:r>
    </w:p>
  </w:comment>
  <w:comment w:id="79" w:author="Elizabeth Wolkovich" w:date="2018-10-28T22:53:00Z" w:initials="EW">
    <w:p w14:paraId="6BBA0A53" w14:textId="29E57169" w:rsidR="00392805" w:rsidRDefault="00392805">
      <w:pPr>
        <w:pStyle w:val="CommentText"/>
      </w:pPr>
      <w:r>
        <w:rPr>
          <w:rStyle w:val="CommentReference"/>
        </w:rPr>
        <w:annotationRef/>
      </w:r>
      <w:r>
        <w:t>Include discussion of them as way to test mechanisms? I think they especially get at direct vs. indirect effects which we don’t currently touch on much.</w:t>
      </w:r>
    </w:p>
  </w:comment>
  <w:comment w:id="80" w:author="Heather Kharouba" w:date="2018-10-15T13:46:00Z" w:initials="HK">
    <w:p w14:paraId="11A332AB" w14:textId="4A5754CC" w:rsidR="00A06CD2" w:rsidRDefault="00A06CD2">
      <w:pPr>
        <w:pStyle w:val="CommentText"/>
      </w:pPr>
      <w:r>
        <w:rPr>
          <w:rStyle w:val="CommentReference"/>
        </w:rPr>
        <w:annotationRef/>
      </w:r>
      <w:r>
        <w:t>x-axis needs to be consistent- either relative timing or mismatch</w:t>
      </w:r>
    </w:p>
  </w:comment>
  <w:comment w:id="81" w:author="Heather Kharouba" w:date="2018-10-15T16:15:00Z" w:initials="HK">
    <w:p w14:paraId="307EAA53" w14:textId="497D32EA" w:rsidR="00A06CD2" w:rsidRDefault="00A06CD2">
      <w:pPr>
        <w:pStyle w:val="CommentText"/>
      </w:pPr>
      <w:r>
        <w:rPr>
          <w:rStyle w:val="CommentReference"/>
        </w:rPr>
        <w:annotationRef/>
      </w:r>
      <w:r>
        <w:t>Add lines of best fit from Figure 3 in the paper</w:t>
      </w:r>
    </w:p>
  </w:comment>
  <w:comment w:id="82" w:author="Heather Kharouba" w:date="2018-10-15T16:26:00Z" w:initials="HK">
    <w:p w14:paraId="540568EF" w14:textId="27BE93DD" w:rsidR="00A06CD2" w:rsidRDefault="00A06CD2">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BB13" w14:textId="77777777" w:rsidR="00A06CD2" w:rsidRDefault="00A06CD2" w:rsidP="009E2783">
      <w:r>
        <w:separator/>
      </w:r>
    </w:p>
  </w:endnote>
  <w:endnote w:type="continuationSeparator" w:id="0">
    <w:p w14:paraId="10CB757A" w14:textId="77777777" w:rsidR="00A06CD2" w:rsidRDefault="00A06CD2" w:rsidP="009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30AC1" w14:textId="77777777" w:rsidR="00A06CD2" w:rsidRDefault="00A06CD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CED01F" w14:textId="77777777" w:rsidR="00A06CD2" w:rsidRDefault="00A06CD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CAB5A" w14:textId="77777777" w:rsidR="00A06CD2" w:rsidRDefault="00A06CD2" w:rsidP="001C46B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5B7C">
      <w:rPr>
        <w:rStyle w:val="PageNumber"/>
        <w:noProof/>
      </w:rPr>
      <w:t>5</w:t>
    </w:r>
    <w:r>
      <w:rPr>
        <w:rStyle w:val="PageNumber"/>
      </w:rPr>
      <w:fldChar w:fldCharType="end"/>
    </w:r>
  </w:p>
  <w:p w14:paraId="6D639CA1" w14:textId="77777777" w:rsidR="00A06CD2" w:rsidRDefault="00A06CD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E1FB24" w14:textId="77777777" w:rsidR="00A06CD2" w:rsidRDefault="00A06CD2" w:rsidP="009E2783">
      <w:r>
        <w:separator/>
      </w:r>
    </w:p>
  </w:footnote>
  <w:footnote w:type="continuationSeparator" w:id="0">
    <w:p w14:paraId="7217F036" w14:textId="77777777" w:rsidR="00A06CD2" w:rsidRDefault="00A06CD2" w:rsidP="009E27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210406"/>
    <w:multiLevelType w:val="hybridMultilevel"/>
    <w:tmpl w:val="29342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7">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00790E"/>
    <w:multiLevelType w:val="hybridMultilevel"/>
    <w:tmpl w:val="AA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3">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8">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20">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2"/>
  </w:num>
  <w:num w:numId="3">
    <w:abstractNumId w:val="10"/>
  </w:num>
  <w:num w:numId="4">
    <w:abstractNumId w:val="17"/>
  </w:num>
  <w:num w:numId="5">
    <w:abstractNumId w:val="6"/>
  </w:num>
  <w:num w:numId="6">
    <w:abstractNumId w:val="19"/>
  </w:num>
  <w:num w:numId="7">
    <w:abstractNumId w:val="8"/>
  </w:num>
  <w:num w:numId="8">
    <w:abstractNumId w:val="5"/>
  </w:num>
  <w:num w:numId="9">
    <w:abstractNumId w:val="7"/>
  </w:num>
  <w:num w:numId="10">
    <w:abstractNumId w:val="0"/>
  </w:num>
  <w:num w:numId="11">
    <w:abstractNumId w:val="4"/>
  </w:num>
  <w:num w:numId="12">
    <w:abstractNumId w:val="1"/>
  </w:num>
  <w:num w:numId="13">
    <w:abstractNumId w:val="11"/>
  </w:num>
  <w:num w:numId="14">
    <w:abstractNumId w:val="14"/>
  </w:num>
  <w:num w:numId="15">
    <w:abstractNumId w:val="16"/>
  </w:num>
  <w:num w:numId="16">
    <w:abstractNumId w:val="20"/>
  </w:num>
  <w:num w:numId="17">
    <w:abstractNumId w:val="3"/>
  </w:num>
  <w:num w:numId="18">
    <w:abstractNumId w:val="13"/>
  </w:num>
  <w:num w:numId="19">
    <w:abstractNumId w:val="18"/>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108AB"/>
    <w:rsid w:val="00012E10"/>
    <w:rsid w:val="00020785"/>
    <w:rsid w:val="00021E15"/>
    <w:rsid w:val="00022127"/>
    <w:rsid w:val="00024CB9"/>
    <w:rsid w:val="00032030"/>
    <w:rsid w:val="0003312E"/>
    <w:rsid w:val="0003665A"/>
    <w:rsid w:val="0005107A"/>
    <w:rsid w:val="0005544C"/>
    <w:rsid w:val="00060C06"/>
    <w:rsid w:val="00060E37"/>
    <w:rsid w:val="00064986"/>
    <w:rsid w:val="00065F04"/>
    <w:rsid w:val="00076154"/>
    <w:rsid w:val="000826DF"/>
    <w:rsid w:val="00085399"/>
    <w:rsid w:val="00086AF5"/>
    <w:rsid w:val="00092446"/>
    <w:rsid w:val="00092D00"/>
    <w:rsid w:val="00097822"/>
    <w:rsid w:val="000B0AB3"/>
    <w:rsid w:val="000B5258"/>
    <w:rsid w:val="000B56CB"/>
    <w:rsid w:val="000C5FB0"/>
    <w:rsid w:val="000D1DB5"/>
    <w:rsid w:val="000D2E6B"/>
    <w:rsid w:val="000D440D"/>
    <w:rsid w:val="000D531D"/>
    <w:rsid w:val="000E2548"/>
    <w:rsid w:val="000F794E"/>
    <w:rsid w:val="000F7A0C"/>
    <w:rsid w:val="001012C3"/>
    <w:rsid w:val="001041B1"/>
    <w:rsid w:val="00105350"/>
    <w:rsid w:val="001154C1"/>
    <w:rsid w:val="00134753"/>
    <w:rsid w:val="00134D24"/>
    <w:rsid w:val="00142D9A"/>
    <w:rsid w:val="00145140"/>
    <w:rsid w:val="00150AB3"/>
    <w:rsid w:val="00151563"/>
    <w:rsid w:val="001546F7"/>
    <w:rsid w:val="00154BBA"/>
    <w:rsid w:val="00163167"/>
    <w:rsid w:val="00180B94"/>
    <w:rsid w:val="00180DB2"/>
    <w:rsid w:val="00185CA3"/>
    <w:rsid w:val="00185FAB"/>
    <w:rsid w:val="001925FC"/>
    <w:rsid w:val="001968E1"/>
    <w:rsid w:val="001A16F4"/>
    <w:rsid w:val="001A52C2"/>
    <w:rsid w:val="001A5B42"/>
    <w:rsid w:val="001B0F95"/>
    <w:rsid w:val="001B2A3D"/>
    <w:rsid w:val="001C3927"/>
    <w:rsid w:val="001C46BE"/>
    <w:rsid w:val="001C6E21"/>
    <w:rsid w:val="001D060C"/>
    <w:rsid w:val="001D2CCE"/>
    <w:rsid w:val="001D434E"/>
    <w:rsid w:val="001D5F21"/>
    <w:rsid w:val="001D710D"/>
    <w:rsid w:val="001E4111"/>
    <w:rsid w:val="001E411F"/>
    <w:rsid w:val="001F00A4"/>
    <w:rsid w:val="001F1B5B"/>
    <w:rsid w:val="001F290A"/>
    <w:rsid w:val="001F2A87"/>
    <w:rsid w:val="001F3DE4"/>
    <w:rsid w:val="001F698F"/>
    <w:rsid w:val="002053F4"/>
    <w:rsid w:val="002126AB"/>
    <w:rsid w:val="00212D54"/>
    <w:rsid w:val="00213F7F"/>
    <w:rsid w:val="00225192"/>
    <w:rsid w:val="00226503"/>
    <w:rsid w:val="00226CF7"/>
    <w:rsid w:val="0023366F"/>
    <w:rsid w:val="00235753"/>
    <w:rsid w:val="002358C3"/>
    <w:rsid w:val="00245DEF"/>
    <w:rsid w:val="0025102F"/>
    <w:rsid w:val="00254B05"/>
    <w:rsid w:val="00254B4D"/>
    <w:rsid w:val="002551CD"/>
    <w:rsid w:val="00264B25"/>
    <w:rsid w:val="002702C8"/>
    <w:rsid w:val="00271E4D"/>
    <w:rsid w:val="00274FA5"/>
    <w:rsid w:val="00277E3B"/>
    <w:rsid w:val="00281FE9"/>
    <w:rsid w:val="00282821"/>
    <w:rsid w:val="00282DBF"/>
    <w:rsid w:val="00285D31"/>
    <w:rsid w:val="00286F95"/>
    <w:rsid w:val="002909D7"/>
    <w:rsid w:val="002913E2"/>
    <w:rsid w:val="002920A8"/>
    <w:rsid w:val="002B15F7"/>
    <w:rsid w:val="002B1912"/>
    <w:rsid w:val="002B276D"/>
    <w:rsid w:val="002C5C3D"/>
    <w:rsid w:val="002C761A"/>
    <w:rsid w:val="002D06C6"/>
    <w:rsid w:val="002D6F35"/>
    <w:rsid w:val="002E5739"/>
    <w:rsid w:val="002F163B"/>
    <w:rsid w:val="002F1B0A"/>
    <w:rsid w:val="002F38CE"/>
    <w:rsid w:val="002F444F"/>
    <w:rsid w:val="002F4E5F"/>
    <w:rsid w:val="00302131"/>
    <w:rsid w:val="0030285C"/>
    <w:rsid w:val="0032023F"/>
    <w:rsid w:val="00321A54"/>
    <w:rsid w:val="00330449"/>
    <w:rsid w:val="00332FE8"/>
    <w:rsid w:val="0033387B"/>
    <w:rsid w:val="00341441"/>
    <w:rsid w:val="003414AF"/>
    <w:rsid w:val="00343C6B"/>
    <w:rsid w:val="00353449"/>
    <w:rsid w:val="003570D9"/>
    <w:rsid w:val="00357E33"/>
    <w:rsid w:val="00362649"/>
    <w:rsid w:val="003651B0"/>
    <w:rsid w:val="00367467"/>
    <w:rsid w:val="00370663"/>
    <w:rsid w:val="00372C34"/>
    <w:rsid w:val="003828A4"/>
    <w:rsid w:val="00384F97"/>
    <w:rsid w:val="003875B1"/>
    <w:rsid w:val="00387836"/>
    <w:rsid w:val="00392805"/>
    <w:rsid w:val="0039513B"/>
    <w:rsid w:val="00397E76"/>
    <w:rsid w:val="003A4749"/>
    <w:rsid w:val="003A6636"/>
    <w:rsid w:val="003B244D"/>
    <w:rsid w:val="003B3CA6"/>
    <w:rsid w:val="003D466A"/>
    <w:rsid w:val="003E008B"/>
    <w:rsid w:val="003E2D27"/>
    <w:rsid w:val="003E3396"/>
    <w:rsid w:val="003E6093"/>
    <w:rsid w:val="003F0415"/>
    <w:rsid w:val="00400628"/>
    <w:rsid w:val="00404F39"/>
    <w:rsid w:val="00412FFB"/>
    <w:rsid w:val="00413579"/>
    <w:rsid w:val="004246D6"/>
    <w:rsid w:val="00425C0D"/>
    <w:rsid w:val="00431538"/>
    <w:rsid w:val="00440629"/>
    <w:rsid w:val="00440D2B"/>
    <w:rsid w:val="004430B5"/>
    <w:rsid w:val="00444F34"/>
    <w:rsid w:val="00447910"/>
    <w:rsid w:val="00450D2A"/>
    <w:rsid w:val="0045359A"/>
    <w:rsid w:val="0045443B"/>
    <w:rsid w:val="004553F7"/>
    <w:rsid w:val="00457F7F"/>
    <w:rsid w:val="00477118"/>
    <w:rsid w:val="0048028E"/>
    <w:rsid w:val="00480859"/>
    <w:rsid w:val="00481831"/>
    <w:rsid w:val="004837B4"/>
    <w:rsid w:val="00490865"/>
    <w:rsid w:val="004909AD"/>
    <w:rsid w:val="00492C6F"/>
    <w:rsid w:val="00493695"/>
    <w:rsid w:val="0049593A"/>
    <w:rsid w:val="004A518A"/>
    <w:rsid w:val="004A71D8"/>
    <w:rsid w:val="004B2795"/>
    <w:rsid w:val="004B418C"/>
    <w:rsid w:val="004E274A"/>
    <w:rsid w:val="004E4327"/>
    <w:rsid w:val="004F0611"/>
    <w:rsid w:val="004F0F90"/>
    <w:rsid w:val="004F2C5B"/>
    <w:rsid w:val="004F3534"/>
    <w:rsid w:val="0050400C"/>
    <w:rsid w:val="00504763"/>
    <w:rsid w:val="00505950"/>
    <w:rsid w:val="00505B5D"/>
    <w:rsid w:val="0050675A"/>
    <w:rsid w:val="00512E7B"/>
    <w:rsid w:val="00513F14"/>
    <w:rsid w:val="00515DC2"/>
    <w:rsid w:val="00516667"/>
    <w:rsid w:val="00521170"/>
    <w:rsid w:val="005239D8"/>
    <w:rsid w:val="0052479C"/>
    <w:rsid w:val="00524D13"/>
    <w:rsid w:val="00525456"/>
    <w:rsid w:val="005325BB"/>
    <w:rsid w:val="00534A8A"/>
    <w:rsid w:val="005369DE"/>
    <w:rsid w:val="00536A39"/>
    <w:rsid w:val="00536EF3"/>
    <w:rsid w:val="00541DF8"/>
    <w:rsid w:val="005425A6"/>
    <w:rsid w:val="00542DA2"/>
    <w:rsid w:val="00544C62"/>
    <w:rsid w:val="0054541A"/>
    <w:rsid w:val="00545EA9"/>
    <w:rsid w:val="0055341A"/>
    <w:rsid w:val="00555A94"/>
    <w:rsid w:val="0055619B"/>
    <w:rsid w:val="00562C3A"/>
    <w:rsid w:val="005645C7"/>
    <w:rsid w:val="0057019A"/>
    <w:rsid w:val="0057040C"/>
    <w:rsid w:val="00571301"/>
    <w:rsid w:val="00572CA5"/>
    <w:rsid w:val="005760D0"/>
    <w:rsid w:val="00582F87"/>
    <w:rsid w:val="00586DCC"/>
    <w:rsid w:val="00592A36"/>
    <w:rsid w:val="00592AA1"/>
    <w:rsid w:val="0059741B"/>
    <w:rsid w:val="00597D5A"/>
    <w:rsid w:val="005A587B"/>
    <w:rsid w:val="005A645A"/>
    <w:rsid w:val="005A7BCC"/>
    <w:rsid w:val="005B4CB3"/>
    <w:rsid w:val="005B597E"/>
    <w:rsid w:val="005C16C3"/>
    <w:rsid w:val="005D094D"/>
    <w:rsid w:val="005D2EC5"/>
    <w:rsid w:val="005D4948"/>
    <w:rsid w:val="005D754C"/>
    <w:rsid w:val="005E2006"/>
    <w:rsid w:val="005F244C"/>
    <w:rsid w:val="005F5D54"/>
    <w:rsid w:val="00603C93"/>
    <w:rsid w:val="00604442"/>
    <w:rsid w:val="00610E04"/>
    <w:rsid w:val="00611992"/>
    <w:rsid w:val="0061390C"/>
    <w:rsid w:val="0061419E"/>
    <w:rsid w:val="00640FB5"/>
    <w:rsid w:val="00642A83"/>
    <w:rsid w:val="00642FFD"/>
    <w:rsid w:val="00655995"/>
    <w:rsid w:val="00660CDC"/>
    <w:rsid w:val="00663AAE"/>
    <w:rsid w:val="00665755"/>
    <w:rsid w:val="00665B74"/>
    <w:rsid w:val="00666045"/>
    <w:rsid w:val="0066705A"/>
    <w:rsid w:val="006675E8"/>
    <w:rsid w:val="00671C81"/>
    <w:rsid w:val="00687053"/>
    <w:rsid w:val="00694F59"/>
    <w:rsid w:val="0069663E"/>
    <w:rsid w:val="006A2DEE"/>
    <w:rsid w:val="006A340E"/>
    <w:rsid w:val="006A43CF"/>
    <w:rsid w:val="006B4035"/>
    <w:rsid w:val="006C1036"/>
    <w:rsid w:val="006C4BCC"/>
    <w:rsid w:val="006C585B"/>
    <w:rsid w:val="006C7C48"/>
    <w:rsid w:val="006D1EEF"/>
    <w:rsid w:val="006D3818"/>
    <w:rsid w:val="006D3CF9"/>
    <w:rsid w:val="006D3D3A"/>
    <w:rsid w:val="006D5611"/>
    <w:rsid w:val="006D642A"/>
    <w:rsid w:val="006E21FF"/>
    <w:rsid w:val="006E2D69"/>
    <w:rsid w:val="006F388E"/>
    <w:rsid w:val="007004FF"/>
    <w:rsid w:val="00706FE0"/>
    <w:rsid w:val="00711C26"/>
    <w:rsid w:val="0072433B"/>
    <w:rsid w:val="00725563"/>
    <w:rsid w:val="00732D72"/>
    <w:rsid w:val="007350CC"/>
    <w:rsid w:val="00735738"/>
    <w:rsid w:val="00741F2C"/>
    <w:rsid w:val="00746007"/>
    <w:rsid w:val="00757172"/>
    <w:rsid w:val="00757FF2"/>
    <w:rsid w:val="0076017C"/>
    <w:rsid w:val="00770FE7"/>
    <w:rsid w:val="00771674"/>
    <w:rsid w:val="00771EEC"/>
    <w:rsid w:val="00777DA9"/>
    <w:rsid w:val="00785A1B"/>
    <w:rsid w:val="00785B2D"/>
    <w:rsid w:val="00795D2F"/>
    <w:rsid w:val="007A3CAF"/>
    <w:rsid w:val="007B28FE"/>
    <w:rsid w:val="007B363F"/>
    <w:rsid w:val="007C06AC"/>
    <w:rsid w:val="007C43E5"/>
    <w:rsid w:val="007C4E7A"/>
    <w:rsid w:val="007C5E78"/>
    <w:rsid w:val="007D3C47"/>
    <w:rsid w:val="007D7527"/>
    <w:rsid w:val="007D7F96"/>
    <w:rsid w:val="007E0876"/>
    <w:rsid w:val="007E51C0"/>
    <w:rsid w:val="007F6CA0"/>
    <w:rsid w:val="007F7116"/>
    <w:rsid w:val="0081012C"/>
    <w:rsid w:val="008114CB"/>
    <w:rsid w:val="00811E71"/>
    <w:rsid w:val="00814951"/>
    <w:rsid w:val="0081544D"/>
    <w:rsid w:val="0082018E"/>
    <w:rsid w:val="00825E4B"/>
    <w:rsid w:val="00826209"/>
    <w:rsid w:val="00826824"/>
    <w:rsid w:val="008313BD"/>
    <w:rsid w:val="008344E1"/>
    <w:rsid w:val="00835093"/>
    <w:rsid w:val="008350FE"/>
    <w:rsid w:val="008367FB"/>
    <w:rsid w:val="00851A01"/>
    <w:rsid w:val="008606AB"/>
    <w:rsid w:val="008637EF"/>
    <w:rsid w:val="00864129"/>
    <w:rsid w:val="0086484B"/>
    <w:rsid w:val="008663BB"/>
    <w:rsid w:val="00887F42"/>
    <w:rsid w:val="00890F63"/>
    <w:rsid w:val="00891DE0"/>
    <w:rsid w:val="008A103B"/>
    <w:rsid w:val="008A2C36"/>
    <w:rsid w:val="008A4EB5"/>
    <w:rsid w:val="008A5AD5"/>
    <w:rsid w:val="008B5DE3"/>
    <w:rsid w:val="008B691F"/>
    <w:rsid w:val="008F1DA7"/>
    <w:rsid w:val="00904150"/>
    <w:rsid w:val="009072F9"/>
    <w:rsid w:val="00916D06"/>
    <w:rsid w:val="009172C8"/>
    <w:rsid w:val="009255BB"/>
    <w:rsid w:val="009318F8"/>
    <w:rsid w:val="00931DEE"/>
    <w:rsid w:val="00935420"/>
    <w:rsid w:val="00936209"/>
    <w:rsid w:val="009364D3"/>
    <w:rsid w:val="00936DE4"/>
    <w:rsid w:val="0094460A"/>
    <w:rsid w:val="0094548A"/>
    <w:rsid w:val="0094664D"/>
    <w:rsid w:val="009468FA"/>
    <w:rsid w:val="00951D2C"/>
    <w:rsid w:val="00964572"/>
    <w:rsid w:val="0098407A"/>
    <w:rsid w:val="0098503E"/>
    <w:rsid w:val="00990FA5"/>
    <w:rsid w:val="00997B05"/>
    <w:rsid w:val="009A4C29"/>
    <w:rsid w:val="009B3FA4"/>
    <w:rsid w:val="009C172D"/>
    <w:rsid w:val="009C2DD2"/>
    <w:rsid w:val="009C6A3A"/>
    <w:rsid w:val="009D4DB5"/>
    <w:rsid w:val="009E2662"/>
    <w:rsid w:val="009E2783"/>
    <w:rsid w:val="009E2ACD"/>
    <w:rsid w:val="009E44D4"/>
    <w:rsid w:val="009F0246"/>
    <w:rsid w:val="009F2C0E"/>
    <w:rsid w:val="009F2DAC"/>
    <w:rsid w:val="009F5301"/>
    <w:rsid w:val="00A0261B"/>
    <w:rsid w:val="00A05F8D"/>
    <w:rsid w:val="00A06CD2"/>
    <w:rsid w:val="00A070CB"/>
    <w:rsid w:val="00A2083A"/>
    <w:rsid w:val="00A20952"/>
    <w:rsid w:val="00A23350"/>
    <w:rsid w:val="00A271EC"/>
    <w:rsid w:val="00A32535"/>
    <w:rsid w:val="00A3590D"/>
    <w:rsid w:val="00A41D76"/>
    <w:rsid w:val="00A45198"/>
    <w:rsid w:val="00A45716"/>
    <w:rsid w:val="00A45EB6"/>
    <w:rsid w:val="00A45FEE"/>
    <w:rsid w:val="00A72CD3"/>
    <w:rsid w:val="00A75EF6"/>
    <w:rsid w:val="00A76B43"/>
    <w:rsid w:val="00A80DF7"/>
    <w:rsid w:val="00A85E8F"/>
    <w:rsid w:val="00A86722"/>
    <w:rsid w:val="00A87C4C"/>
    <w:rsid w:val="00A92574"/>
    <w:rsid w:val="00A975BC"/>
    <w:rsid w:val="00AA4984"/>
    <w:rsid w:val="00AA5A18"/>
    <w:rsid w:val="00AA7AF5"/>
    <w:rsid w:val="00AB6ABB"/>
    <w:rsid w:val="00AC7B6E"/>
    <w:rsid w:val="00AD5116"/>
    <w:rsid w:val="00AD62DA"/>
    <w:rsid w:val="00AE0773"/>
    <w:rsid w:val="00AE1B0A"/>
    <w:rsid w:val="00AE2B92"/>
    <w:rsid w:val="00AE31D2"/>
    <w:rsid w:val="00AE4253"/>
    <w:rsid w:val="00AE5EA3"/>
    <w:rsid w:val="00AE60B6"/>
    <w:rsid w:val="00AE7B7B"/>
    <w:rsid w:val="00AF2E0C"/>
    <w:rsid w:val="00AF3B5F"/>
    <w:rsid w:val="00AF6674"/>
    <w:rsid w:val="00B00FAF"/>
    <w:rsid w:val="00B02FB8"/>
    <w:rsid w:val="00B030D1"/>
    <w:rsid w:val="00B12283"/>
    <w:rsid w:val="00B1234B"/>
    <w:rsid w:val="00B17522"/>
    <w:rsid w:val="00B274BF"/>
    <w:rsid w:val="00B359E6"/>
    <w:rsid w:val="00B37F97"/>
    <w:rsid w:val="00B40D8A"/>
    <w:rsid w:val="00B44071"/>
    <w:rsid w:val="00B44C0E"/>
    <w:rsid w:val="00B514B7"/>
    <w:rsid w:val="00B52EC6"/>
    <w:rsid w:val="00B5563F"/>
    <w:rsid w:val="00B61D51"/>
    <w:rsid w:val="00B67514"/>
    <w:rsid w:val="00B70E5A"/>
    <w:rsid w:val="00B77CC6"/>
    <w:rsid w:val="00B82087"/>
    <w:rsid w:val="00B8602A"/>
    <w:rsid w:val="00B96F00"/>
    <w:rsid w:val="00BB2D09"/>
    <w:rsid w:val="00BC1C23"/>
    <w:rsid w:val="00BC7062"/>
    <w:rsid w:val="00BD39CA"/>
    <w:rsid w:val="00BD4222"/>
    <w:rsid w:val="00BD4FE6"/>
    <w:rsid w:val="00BE46BE"/>
    <w:rsid w:val="00BE6A17"/>
    <w:rsid w:val="00BE7341"/>
    <w:rsid w:val="00BF2BB1"/>
    <w:rsid w:val="00BF4441"/>
    <w:rsid w:val="00C02E33"/>
    <w:rsid w:val="00C0695D"/>
    <w:rsid w:val="00C15B48"/>
    <w:rsid w:val="00C174A4"/>
    <w:rsid w:val="00C214D5"/>
    <w:rsid w:val="00C24311"/>
    <w:rsid w:val="00C2573E"/>
    <w:rsid w:val="00C25F00"/>
    <w:rsid w:val="00C26DF2"/>
    <w:rsid w:val="00C351DD"/>
    <w:rsid w:val="00C359B7"/>
    <w:rsid w:val="00C434CF"/>
    <w:rsid w:val="00C44BAF"/>
    <w:rsid w:val="00C46747"/>
    <w:rsid w:val="00C51310"/>
    <w:rsid w:val="00C52E1A"/>
    <w:rsid w:val="00C5325B"/>
    <w:rsid w:val="00C54C3A"/>
    <w:rsid w:val="00C564CA"/>
    <w:rsid w:val="00C601D9"/>
    <w:rsid w:val="00C609B1"/>
    <w:rsid w:val="00C61533"/>
    <w:rsid w:val="00C61542"/>
    <w:rsid w:val="00C63CFD"/>
    <w:rsid w:val="00C63ECE"/>
    <w:rsid w:val="00C85200"/>
    <w:rsid w:val="00C94F8D"/>
    <w:rsid w:val="00CA050B"/>
    <w:rsid w:val="00CA0DAE"/>
    <w:rsid w:val="00CB7FD7"/>
    <w:rsid w:val="00CC2A56"/>
    <w:rsid w:val="00CC4703"/>
    <w:rsid w:val="00CD13E2"/>
    <w:rsid w:val="00CD5E71"/>
    <w:rsid w:val="00CD69E3"/>
    <w:rsid w:val="00CE4139"/>
    <w:rsid w:val="00CE6142"/>
    <w:rsid w:val="00CE741D"/>
    <w:rsid w:val="00CE7C79"/>
    <w:rsid w:val="00CF7136"/>
    <w:rsid w:val="00D00AD1"/>
    <w:rsid w:val="00D06188"/>
    <w:rsid w:val="00D12F6F"/>
    <w:rsid w:val="00D13C79"/>
    <w:rsid w:val="00D148A6"/>
    <w:rsid w:val="00D16D24"/>
    <w:rsid w:val="00D17E6F"/>
    <w:rsid w:val="00D2238B"/>
    <w:rsid w:val="00D24276"/>
    <w:rsid w:val="00D30A45"/>
    <w:rsid w:val="00D3266E"/>
    <w:rsid w:val="00D331BA"/>
    <w:rsid w:val="00D33B75"/>
    <w:rsid w:val="00D36356"/>
    <w:rsid w:val="00D405F0"/>
    <w:rsid w:val="00D45AEB"/>
    <w:rsid w:val="00D62817"/>
    <w:rsid w:val="00D6726F"/>
    <w:rsid w:val="00D80D37"/>
    <w:rsid w:val="00D91E2A"/>
    <w:rsid w:val="00DA2762"/>
    <w:rsid w:val="00DA4708"/>
    <w:rsid w:val="00DA55A2"/>
    <w:rsid w:val="00DA6679"/>
    <w:rsid w:val="00DA6CC6"/>
    <w:rsid w:val="00DA7D22"/>
    <w:rsid w:val="00DB05F7"/>
    <w:rsid w:val="00DB0BFB"/>
    <w:rsid w:val="00DC1855"/>
    <w:rsid w:val="00DC3CE2"/>
    <w:rsid w:val="00DC5496"/>
    <w:rsid w:val="00DD66B6"/>
    <w:rsid w:val="00DE5430"/>
    <w:rsid w:val="00DE555E"/>
    <w:rsid w:val="00DE569D"/>
    <w:rsid w:val="00DF177E"/>
    <w:rsid w:val="00DF5858"/>
    <w:rsid w:val="00E04357"/>
    <w:rsid w:val="00E06452"/>
    <w:rsid w:val="00E06B21"/>
    <w:rsid w:val="00E103FB"/>
    <w:rsid w:val="00E130B1"/>
    <w:rsid w:val="00E216FD"/>
    <w:rsid w:val="00E22B6F"/>
    <w:rsid w:val="00E22E38"/>
    <w:rsid w:val="00E23CD3"/>
    <w:rsid w:val="00E25C30"/>
    <w:rsid w:val="00E270DB"/>
    <w:rsid w:val="00E31379"/>
    <w:rsid w:val="00E32779"/>
    <w:rsid w:val="00E3543E"/>
    <w:rsid w:val="00E41A72"/>
    <w:rsid w:val="00E5235B"/>
    <w:rsid w:val="00E60CE8"/>
    <w:rsid w:val="00E60CFC"/>
    <w:rsid w:val="00E6157A"/>
    <w:rsid w:val="00E63BBC"/>
    <w:rsid w:val="00E65712"/>
    <w:rsid w:val="00E676CE"/>
    <w:rsid w:val="00E737F6"/>
    <w:rsid w:val="00E844B0"/>
    <w:rsid w:val="00E96E2D"/>
    <w:rsid w:val="00EA343B"/>
    <w:rsid w:val="00EB1167"/>
    <w:rsid w:val="00EB5171"/>
    <w:rsid w:val="00EC73C0"/>
    <w:rsid w:val="00EC76F1"/>
    <w:rsid w:val="00ED4EE3"/>
    <w:rsid w:val="00ED5DBD"/>
    <w:rsid w:val="00ED64F9"/>
    <w:rsid w:val="00EE5B7C"/>
    <w:rsid w:val="00EF1902"/>
    <w:rsid w:val="00F058F5"/>
    <w:rsid w:val="00F07450"/>
    <w:rsid w:val="00F15336"/>
    <w:rsid w:val="00F2175B"/>
    <w:rsid w:val="00F21EB9"/>
    <w:rsid w:val="00F22504"/>
    <w:rsid w:val="00F35D1B"/>
    <w:rsid w:val="00F36153"/>
    <w:rsid w:val="00F437BD"/>
    <w:rsid w:val="00F43BFB"/>
    <w:rsid w:val="00F43F64"/>
    <w:rsid w:val="00F46556"/>
    <w:rsid w:val="00F62161"/>
    <w:rsid w:val="00F738B6"/>
    <w:rsid w:val="00F861E6"/>
    <w:rsid w:val="00F862B7"/>
    <w:rsid w:val="00F92F21"/>
    <w:rsid w:val="00F95ADF"/>
    <w:rsid w:val="00FA7C3D"/>
    <w:rsid w:val="00FB26D5"/>
    <w:rsid w:val="00FB3618"/>
    <w:rsid w:val="00FC039D"/>
    <w:rsid w:val="00FC5E03"/>
    <w:rsid w:val="00FD112D"/>
    <w:rsid w:val="00FD52C9"/>
    <w:rsid w:val="00FD610B"/>
    <w:rsid w:val="00FE123B"/>
    <w:rsid w:val="00FE328A"/>
    <w:rsid w:val="00FE4040"/>
    <w:rsid w:val="00FE7C6A"/>
    <w:rsid w:val="00FF35E0"/>
    <w:rsid w:val="00FF57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 w:type="paragraph" w:styleId="NormalWeb">
    <w:name w:val="Normal (Web)"/>
    <w:basedOn w:val="Normal"/>
    <w:uiPriority w:val="99"/>
    <w:semiHidden/>
    <w:unhideWhenUsed/>
    <w:rsid w:val="00277E3B"/>
    <w:pPr>
      <w:spacing w:before="100" w:beforeAutospacing="1" w:after="100" w:afterAutospacing="1"/>
    </w:pPr>
    <w:rPr>
      <w:rFonts w:ascii="Times" w:hAnsi="Times" w:cs="Times New Roman"/>
      <w:sz w:val="20"/>
      <w:szCs w:val="20"/>
    </w:rPr>
  </w:style>
  <w:style w:type="paragraph" w:styleId="Footer">
    <w:name w:val="footer"/>
    <w:basedOn w:val="Normal"/>
    <w:link w:val="FooterChar"/>
    <w:uiPriority w:val="99"/>
    <w:unhideWhenUsed/>
    <w:rsid w:val="009E2783"/>
    <w:pPr>
      <w:tabs>
        <w:tab w:val="center" w:pos="4320"/>
        <w:tab w:val="right" w:pos="8640"/>
      </w:tabs>
    </w:pPr>
  </w:style>
  <w:style w:type="character" w:customStyle="1" w:styleId="FooterChar">
    <w:name w:val="Footer Char"/>
    <w:basedOn w:val="DefaultParagraphFont"/>
    <w:link w:val="Footer"/>
    <w:uiPriority w:val="99"/>
    <w:rsid w:val="009E2783"/>
  </w:style>
  <w:style w:type="character" w:styleId="PageNumber">
    <w:name w:val="page number"/>
    <w:basedOn w:val="DefaultParagraphFont"/>
    <w:uiPriority w:val="99"/>
    <w:semiHidden/>
    <w:unhideWhenUsed/>
    <w:rsid w:val="009E2783"/>
  </w:style>
  <w:style w:type="character" w:styleId="LineNumber">
    <w:name w:val="line number"/>
    <w:basedOn w:val="DefaultParagraphFont"/>
    <w:uiPriority w:val="99"/>
    <w:semiHidden/>
    <w:unhideWhenUsed/>
    <w:rsid w:val="004F3534"/>
  </w:style>
  <w:style w:type="paragraph" w:styleId="Revision">
    <w:name w:val="Revision"/>
    <w:hidden/>
    <w:uiPriority w:val="99"/>
    <w:semiHidden/>
    <w:rsid w:val="00213F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446956">
      <w:bodyDiv w:val="1"/>
      <w:marLeft w:val="0"/>
      <w:marRight w:val="0"/>
      <w:marTop w:val="0"/>
      <w:marBottom w:val="0"/>
      <w:divBdr>
        <w:top w:val="none" w:sz="0" w:space="0" w:color="auto"/>
        <w:left w:val="none" w:sz="0" w:space="0" w:color="auto"/>
        <w:bottom w:val="none" w:sz="0" w:space="0" w:color="auto"/>
        <w:right w:val="none" w:sz="0" w:space="0" w:color="auto"/>
      </w:divBdr>
    </w:div>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06741713">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3D699-4F48-5E4A-8E66-36FD0D912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13</Pages>
  <Words>4149</Words>
  <Characters>23655</Characters>
  <Application>Microsoft Macintosh Word</Application>
  <DocSecurity>0</DocSecurity>
  <Lines>197</Lines>
  <Paragraphs>55</Paragraphs>
  <ScaleCrop>false</ScaleCrop>
  <Company/>
  <LinksUpToDate>false</LinksUpToDate>
  <CharactersWithSpaces>27749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Elizabeth Wolkovich</cp:lastModifiedBy>
  <cp:revision>597</cp:revision>
  <dcterms:created xsi:type="dcterms:W3CDTF">2018-10-12T19:44:00Z</dcterms:created>
  <dcterms:modified xsi:type="dcterms:W3CDTF">2018-10-29T02:53:00Z</dcterms:modified>
</cp:coreProperties>
</file>